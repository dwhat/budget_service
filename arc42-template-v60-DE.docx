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29D0260" w14:textId="77777777" w:rsidR="00286C99" w:rsidRDefault="00286C99">
      <w:bookmarkStart w:id="1" w:name="_Toc22396690"/>
    </w:p>
    <w:p w14:paraId="5C70CE67" w14:textId="77777777" w:rsidR="00286C99" w:rsidRDefault="00286C99"/>
    <w:p w14:paraId="6EAB21BB" w14:textId="77777777" w:rsidR="00286C99" w:rsidRDefault="00286C99"/>
    <w:p w14:paraId="3639EB62" w14:textId="77777777" w:rsidR="00286C99" w:rsidRDefault="00286C99"/>
    <w:p w14:paraId="6707F088" w14:textId="674F5C71" w:rsidR="00286C99" w:rsidRDefault="00286C99" w:rsidP="00286C99">
      <w:pPr>
        <w:shd w:val="clear" w:color="auto" w:fill="C0C0C0"/>
        <w:outlineLvl w:val="0"/>
        <w:rPr>
          <w:b/>
          <w:bCs/>
          <w:sz w:val="36"/>
        </w:rPr>
      </w:pPr>
      <w:del w:id="2" w:author="Mark Warneke" w:date="2015-05-24T19:00:00Z">
        <w:r w:rsidDel="004A4922">
          <w:rPr>
            <w:b/>
            <w:bCs/>
            <w:sz w:val="36"/>
          </w:rPr>
          <w:fldChar w:fldCharType="begin"/>
        </w:r>
        <w:r w:rsidDel="004A4922">
          <w:rPr>
            <w:b/>
            <w:bCs/>
            <w:sz w:val="36"/>
          </w:rPr>
          <w:delInstrText xml:space="preserve"> SUBJECT  \* MERGEFORMAT </w:delInstrText>
        </w:r>
        <w:r w:rsidDel="004A4922">
          <w:rPr>
            <w:b/>
            <w:bCs/>
            <w:sz w:val="36"/>
          </w:rPr>
          <w:fldChar w:fldCharType="separate"/>
        </w:r>
        <w:r w:rsidDel="004A4922">
          <w:rPr>
            <w:b/>
            <w:bCs/>
            <w:sz w:val="36"/>
          </w:rPr>
          <w:delText>Architekturdokumentation</w:delText>
        </w:r>
        <w:r w:rsidDel="004A4922">
          <w:rPr>
            <w:b/>
            <w:bCs/>
            <w:sz w:val="36"/>
          </w:rPr>
          <w:fldChar w:fldCharType="end"/>
        </w:r>
      </w:del>
      <w:ins w:id="3" w:author="Mark Warneke" w:date="2015-05-24T19:00:00Z">
        <w:r w:rsidR="004A4922">
          <w:rPr>
            <w:b/>
            <w:bCs/>
            <w:sz w:val="36"/>
          </w:rPr>
          <w:t>Systementwurf</w:t>
        </w:r>
      </w:ins>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66795ECE" w:rsidR="00286C99" w:rsidRDefault="00286C99">
      <w:pPr>
        <w:spacing w:line="240" w:lineRule="atLeast"/>
        <w:jc w:val="right"/>
        <w:rPr>
          <w:sz w:val="36"/>
        </w:rPr>
      </w:pPr>
      <w:del w:id="4" w:author="Mark Warneke" w:date="2015-05-24T19:01:00Z">
        <w:r w:rsidDel="004A4922">
          <w:rPr>
            <w:sz w:val="36"/>
          </w:rPr>
          <w:fldChar w:fldCharType="begin"/>
        </w:r>
        <w:r w:rsidDel="004A4922">
          <w:rPr>
            <w:sz w:val="36"/>
          </w:rPr>
          <w:delInstrText xml:space="preserve"> TITLE  \* MERGEFORMAT </w:delInstrText>
        </w:r>
        <w:r w:rsidDel="004A4922">
          <w:rPr>
            <w:sz w:val="36"/>
          </w:rPr>
          <w:fldChar w:fldCharType="separate"/>
        </w:r>
        <w:r w:rsidDel="004A4922">
          <w:rPr>
            <w:sz w:val="36"/>
          </w:rPr>
          <w:delText>&lt;Ihr System&gt;</w:delText>
        </w:r>
        <w:r w:rsidDel="004A4922">
          <w:rPr>
            <w:sz w:val="36"/>
          </w:rPr>
          <w:fldChar w:fldCharType="end"/>
        </w:r>
      </w:del>
      <w:ins w:id="5" w:author="Mark Warneke" w:date="2015-05-24T19:01:00Z">
        <w:r w:rsidR="004A4922">
          <w:rPr>
            <w:sz w:val="36"/>
          </w:rPr>
          <w:t>Budget Applikation</w:t>
        </w:r>
      </w:ins>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Header"/>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1270B7B" w14:textId="77777777" w:rsidR="004A4922" w:rsidRDefault="004A4922" w:rsidP="004A4922">
      <w:pPr>
        <w:spacing w:line="240" w:lineRule="atLeast"/>
        <w:jc w:val="center"/>
        <w:rPr>
          <w:ins w:id="6" w:author="Mark Warneke" w:date="2015-05-24T19:03:00Z"/>
        </w:rPr>
      </w:pPr>
      <w:ins w:id="7" w:author="Mark Warneke" w:date="2015-05-24T19:03:00Z">
        <w:r>
          <w:t xml:space="preserve">Moritz </w:t>
        </w:r>
        <w:proofErr w:type="spellStart"/>
        <w:r>
          <w:t>Wallersheim</w:t>
        </w:r>
        <w:proofErr w:type="spellEnd"/>
        <w:r>
          <w:tab/>
          <w:t>| 794014​</w:t>
        </w:r>
      </w:ins>
    </w:p>
    <w:p w14:paraId="31F05875" w14:textId="77777777" w:rsidR="004A4922" w:rsidRDefault="004A4922" w:rsidP="004A4922">
      <w:pPr>
        <w:spacing w:line="240" w:lineRule="atLeast"/>
        <w:jc w:val="center"/>
        <w:rPr>
          <w:ins w:id="8" w:author="Mark Warneke" w:date="2015-05-24T19:03:00Z"/>
        </w:rPr>
      </w:pPr>
      <w:ins w:id="9" w:author="Mark Warneke" w:date="2015-05-24T19:03:00Z">
        <w:r>
          <w:t>Mark Warneke</w:t>
        </w:r>
        <w:r>
          <w:tab/>
          <w:t>| 780563​</w:t>
        </w:r>
      </w:ins>
    </w:p>
    <w:p w14:paraId="6C7E541F" w14:textId="62A2D771" w:rsidR="004A4922" w:rsidRDefault="004A4922" w:rsidP="004A4922">
      <w:pPr>
        <w:spacing w:line="240" w:lineRule="atLeast"/>
        <w:jc w:val="center"/>
        <w:rPr>
          <w:ins w:id="10" w:author="Mark Warneke" w:date="2015-05-24T19:03:00Z"/>
        </w:rPr>
      </w:pPr>
      <w:ins w:id="11" w:author="Mark Warneke" w:date="2015-05-24T19:03:00Z">
        <w:r>
          <w:t>Marco Küpers</w:t>
        </w:r>
        <w:r>
          <w:tab/>
        </w:r>
        <w:r>
          <w:tab/>
          <w:t>| 784257​</w:t>
        </w:r>
      </w:ins>
    </w:p>
    <w:p w14:paraId="6080B04B" w14:textId="456E1E60" w:rsidR="00286C99" w:rsidRDefault="004A4922" w:rsidP="004A4922">
      <w:pPr>
        <w:spacing w:line="240" w:lineRule="atLeast"/>
        <w:jc w:val="center"/>
      </w:pPr>
      <w:ins w:id="12" w:author="Mark Warneke" w:date="2015-05-24T19:03:00Z">
        <w:r>
          <w:t xml:space="preserve">Christopher </w:t>
        </w:r>
        <w:proofErr w:type="spellStart"/>
        <w:r>
          <w:t>Werning</w:t>
        </w:r>
        <w:proofErr w:type="spellEnd"/>
        <w:r>
          <w:t xml:space="preserve"> | 776551</w:t>
        </w:r>
      </w:ins>
      <w:r w:rsidR="00286C99">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4E57E525" w14:textId="77777777" w:rsidR="004A4922" w:rsidRDefault="004A4922">
      <w:pPr>
        <w:spacing w:line="240" w:lineRule="atLeast"/>
        <w:jc w:val="center"/>
        <w:rPr>
          <w:ins w:id="13" w:author="Mark Warneke" w:date="2015-05-24T19:03:00Z"/>
        </w:rPr>
      </w:pPr>
    </w:p>
    <w:p w14:paraId="2702F37E" w14:textId="7A4F46B1" w:rsidR="00286C99" w:rsidDel="004A4922" w:rsidRDefault="0056205C">
      <w:pPr>
        <w:spacing w:line="240" w:lineRule="atLeast"/>
        <w:jc w:val="center"/>
        <w:rPr>
          <w:del w:id="14" w:author="Mark Warneke" w:date="2015-05-24T19:03:00Z"/>
        </w:rPr>
      </w:pPr>
      <w:del w:id="15" w:author="Mark Warneke" w:date="2015-05-24T19:03:00Z">
        <w:r w:rsidDel="004A4922">
          <w:fldChar w:fldCharType="begin"/>
        </w:r>
        <w:r w:rsidDel="004A4922">
          <w:delInstrText xml:space="preserve"> AUTHOR  \* MERGEFORMAT </w:delInstrText>
        </w:r>
        <w:r w:rsidDel="004A4922">
          <w:fldChar w:fldCharType="separate"/>
        </w:r>
        <w:r w:rsidR="00286C99" w:rsidDel="004A4922">
          <w:rPr>
            <w:noProof/>
          </w:rPr>
          <w:delText>&lt;Ihr Name&gt;</w:delText>
        </w:r>
        <w:r w:rsidDel="004A4922">
          <w:rPr>
            <w:noProof/>
          </w:rPr>
          <w:fldChar w:fldCharType="end"/>
        </w:r>
      </w:del>
    </w:p>
    <w:p w14:paraId="3743EC49" w14:textId="77777777" w:rsidR="00286C99" w:rsidRDefault="00286C99">
      <w:pPr>
        <w:spacing w:line="240" w:lineRule="atLeast"/>
        <w:jc w:val="center"/>
      </w:pPr>
    </w:p>
    <w:p w14:paraId="43CC793F" w14:textId="55CBD4D6" w:rsidR="00286C99" w:rsidRDefault="005675D4">
      <w:pPr>
        <w:spacing w:line="240" w:lineRule="atLeast"/>
        <w:jc w:val="center"/>
        <w:rPr>
          <w:i/>
          <w:iCs/>
          <w:lang w:val="en-US"/>
        </w:rPr>
      </w:pPr>
      <w:r>
        <w:rPr>
          <w:i/>
          <w:iCs/>
          <w:lang w:val="en-US"/>
        </w:rPr>
        <w:t>Template Revision: 6</w:t>
      </w:r>
      <w:r w:rsidR="00286C99">
        <w:rPr>
          <w:i/>
          <w:iCs/>
          <w:lang w:val="en-US"/>
        </w:rPr>
        <w:t>.</w:t>
      </w:r>
      <w:r w:rsidR="00850334">
        <w:rPr>
          <w:i/>
          <w:iCs/>
          <w:lang w:val="en-US"/>
        </w:rPr>
        <w:t>0</w:t>
      </w:r>
      <w:r w:rsidR="00286C99">
        <w:rPr>
          <w:i/>
          <w:iCs/>
          <w:lang w:val="en-US"/>
        </w:rPr>
        <w:t xml:space="preserve"> DE</w:t>
      </w:r>
      <w:r>
        <w:rPr>
          <w:i/>
          <w:iCs/>
          <w:lang w:val="en-US"/>
        </w:rPr>
        <w:t xml:space="preserve"> (Re</w:t>
      </w:r>
      <w:r w:rsidR="001406B4">
        <w:rPr>
          <w:i/>
          <w:iCs/>
          <w:lang w:val="en-US"/>
        </w:rPr>
        <w:t>lease Candidate</w:t>
      </w:r>
      <w:r w:rsidR="00EA1D06">
        <w:rPr>
          <w:i/>
          <w:iCs/>
          <w:lang w:val="en-US"/>
        </w:rPr>
        <w:t>)</w:t>
      </w:r>
      <w:r w:rsidR="00286C99">
        <w:rPr>
          <w:i/>
          <w:iCs/>
          <w:lang w:val="en-US"/>
        </w:rPr>
        <w:br/>
      </w:r>
      <w:r w:rsidR="001406B4">
        <w:rPr>
          <w:i/>
          <w:iCs/>
        </w:rPr>
        <w:t>1</w:t>
      </w:r>
      <w:ins w:id="16" w:author="Gernot Starke" w:date="2012-03-19T19:10:00Z">
        <w:r w:rsidR="00867DEA">
          <w:rPr>
            <w:i/>
            <w:iCs/>
          </w:rPr>
          <w:t>9</w:t>
        </w:r>
      </w:ins>
      <w:r w:rsidR="001406B4">
        <w:rPr>
          <w:i/>
          <w:iCs/>
        </w:rPr>
        <w:t xml:space="preserve">. </w:t>
      </w:r>
      <w:ins w:id="17" w:author="Gernot Starke" w:date="2012-03-19T19:10:00Z">
        <w:r w:rsidR="00867DEA">
          <w:rPr>
            <w:i/>
            <w:iCs/>
          </w:rPr>
          <w:t>März</w:t>
        </w:r>
        <w:r w:rsidR="00867DEA">
          <w:rPr>
            <w:i/>
            <w:iCs/>
            <w:lang w:val="en-US"/>
          </w:rPr>
          <w:t xml:space="preserve"> </w:t>
        </w:r>
      </w:ins>
      <w:r w:rsidR="00286C99">
        <w:rPr>
          <w:i/>
          <w:iCs/>
          <w:lang w:val="en-US"/>
        </w:rPr>
        <w:t>20</w:t>
      </w:r>
      <w:r>
        <w:rPr>
          <w:i/>
          <w:iCs/>
          <w:lang w:val="en-US"/>
        </w:rPr>
        <w:t>12</w:t>
      </w:r>
    </w:p>
    <w:p w14:paraId="16543FBB" w14:textId="77777777" w:rsidR="00286C99" w:rsidRDefault="00286C9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375"/>
        <w:gridCol w:w="1907"/>
      </w:tblGrid>
      <w:tr w:rsidR="00286C99" w14:paraId="55E9CA3B" w14:textId="77777777">
        <w:tc>
          <w:tcPr>
            <w:tcW w:w="7848" w:type="dxa"/>
          </w:tcPr>
          <w:p w14:paraId="391D943E" w14:textId="055E5317" w:rsidR="00286C99" w:rsidRPr="00DF4714" w:rsidRDefault="00286C99" w:rsidP="005572C6">
            <w:pPr>
              <w:jc w:val="left"/>
              <w:rPr>
                <w:bCs/>
                <w:sz w:val="20"/>
                <w:szCs w:val="20"/>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8" w:history="1">
              <w:r>
                <w:rPr>
                  <w:rStyle w:val="Hyperlink"/>
                  <w:bCs/>
                  <w:sz w:val="20"/>
                  <w:szCs w:val="20"/>
                  <w:lang w:val="en-US"/>
                </w:rPr>
                <w:t>http://www.arc42.de</w:t>
              </w:r>
            </w:hyperlink>
            <w:r>
              <w:rPr>
                <w:bCs/>
                <w:sz w:val="20"/>
                <w:szCs w:val="20"/>
                <w:lang w:val="en-US"/>
              </w:rPr>
              <w:t>. Created by</w:t>
            </w:r>
            <w:r>
              <w:rPr>
                <w:bCs/>
                <w:sz w:val="20"/>
                <w:szCs w:val="20"/>
              </w:rPr>
              <w:t xml:space="preserve"> Dr. Peter Hruschka &amp; Dr. Gernot Starke.</w:t>
            </w:r>
            <w:r w:rsidR="00DF4714">
              <w:rPr>
                <w:bCs/>
                <w:sz w:val="20"/>
                <w:szCs w:val="20"/>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77777777" w:rsidR="00286C99" w:rsidRDefault="001630D0">
            <w:pPr>
              <w:rPr>
                <w:sz w:val="20"/>
                <w:szCs w:val="20"/>
              </w:rPr>
            </w:pPr>
            <w:r>
              <w:rPr>
                <w:sz w:val="20"/>
                <w:szCs w:val="20"/>
                <w:lang w:val="en-US" w:bidi="x-none"/>
              </w:rPr>
              <w:pict w14:anchorId="329AC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pt;margin-top:3.5pt;width:74pt;height:37pt;z-index:251657728;visibility:visible;mso-wrap-edited:f;mso-position-horizontal-relative:char;mso-position-vertical-relative:line">
                  <v:imagedata r:id="rId9" o:title=""/>
                  <w10:anchorlock/>
                </v:shape>
              </w:pict>
            </w:r>
            <w:r w:rsidR="008A2AD4">
              <w:rPr>
                <w:noProof/>
                <w:sz w:val="20"/>
                <w:szCs w:val="20"/>
                <w:lang w:val="en-US" w:eastAsia="en-US"/>
              </w:rPr>
              <mc:AlternateContent>
                <mc:Choice Requires="wps">
                  <w:drawing>
                    <wp:inline distT="0" distB="0" distL="0" distR="0" wp14:anchorId="75F8465A" wp14:editId="50AFCE6D">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style="width:74.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" filled="f" stroked="f">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9"/>
        <w:gridCol w:w="1396"/>
        <w:gridCol w:w="2462"/>
        <w:gridCol w:w="4299"/>
      </w:tblGrid>
      <w:tr w:rsidR="00286C99" w14:paraId="42EBABD3" w14:textId="77777777">
        <w:trPr>
          <w:tblHeader/>
        </w:trPr>
        <w:tc>
          <w:tcPr>
            <w:tcW w:w="1063" w:type="dxa"/>
          </w:tcPr>
          <w:p w14:paraId="7BDC4C62" w14:textId="77777777" w:rsidR="00286C99" w:rsidRDefault="00286C99">
            <w:pPr>
              <w:pStyle w:val="Tabelle"/>
              <w:rPr>
                <w:b/>
                <w:bCs/>
              </w:rPr>
            </w:pPr>
            <w:r>
              <w:rPr>
                <w:b/>
                <w:bCs/>
              </w:rPr>
              <w:t>Version</w:t>
            </w:r>
          </w:p>
        </w:tc>
        <w:tc>
          <w:tcPr>
            <w:tcW w:w="1417" w:type="dxa"/>
          </w:tcPr>
          <w:p w14:paraId="4D6B4C54" w14:textId="77777777" w:rsidR="00286C99" w:rsidRDefault="00286C99">
            <w:pPr>
              <w:pStyle w:val="Tabelle"/>
              <w:rPr>
                <w:b/>
                <w:bCs/>
              </w:rPr>
            </w:pPr>
            <w:r>
              <w:rPr>
                <w:b/>
                <w:bCs/>
              </w:rPr>
              <w:t>Datum</w:t>
            </w:r>
          </w:p>
        </w:tc>
        <w:tc>
          <w:tcPr>
            <w:tcW w:w="2630" w:type="dxa"/>
          </w:tcPr>
          <w:p w14:paraId="285C0EC1" w14:textId="77777777" w:rsidR="00286C99" w:rsidRDefault="00286C99">
            <w:pPr>
              <w:pStyle w:val="Tabelle"/>
              <w:rPr>
                <w:b/>
                <w:bCs/>
              </w:rPr>
            </w:pPr>
            <w:r>
              <w:rPr>
                <w:b/>
                <w:bCs/>
              </w:rPr>
              <w:t>Bearbeiter</w:t>
            </w:r>
          </w:p>
        </w:tc>
        <w:tc>
          <w:tcPr>
            <w:tcW w:w="4667" w:type="dxa"/>
          </w:tcPr>
          <w:p w14:paraId="6EAECC97" w14:textId="77777777" w:rsidR="00286C99" w:rsidRDefault="00286C99">
            <w:pPr>
              <w:pStyle w:val="Tabelle"/>
              <w:rPr>
                <w:b/>
                <w:bCs/>
              </w:rPr>
            </w:pPr>
            <w:r>
              <w:rPr>
                <w:b/>
                <w:bCs/>
              </w:rPr>
              <w:t>Beschreibung</w:t>
            </w:r>
          </w:p>
        </w:tc>
      </w:tr>
      <w:tr w:rsidR="00286C99" w14:paraId="3A63BAC8" w14:textId="77777777">
        <w:trPr>
          <w:tblHeader/>
        </w:trPr>
        <w:tc>
          <w:tcPr>
            <w:tcW w:w="1063" w:type="dxa"/>
          </w:tcPr>
          <w:p w14:paraId="662B97F0" w14:textId="70C8361F" w:rsidR="00286C99" w:rsidRDefault="00FC0995">
            <w:pPr>
              <w:pStyle w:val="Tabelle"/>
            </w:pPr>
            <w:ins w:id="18" w:author="Mark Warneke" w:date="2015-05-24T19:04:00Z">
              <w:r>
                <w:t>0.1</w:t>
              </w:r>
            </w:ins>
          </w:p>
        </w:tc>
        <w:tc>
          <w:tcPr>
            <w:tcW w:w="1417" w:type="dxa"/>
          </w:tcPr>
          <w:p w14:paraId="3170CDAC" w14:textId="6D6ADEBD" w:rsidR="00286C99" w:rsidRDefault="004A4922">
            <w:pPr>
              <w:pStyle w:val="Tabelle"/>
            </w:pPr>
            <w:ins w:id="19" w:author="Mark Warneke" w:date="2015-05-24T19:04:00Z">
              <w:r>
                <w:t>24.05.2015</w:t>
              </w:r>
            </w:ins>
          </w:p>
        </w:tc>
        <w:tc>
          <w:tcPr>
            <w:tcW w:w="2630" w:type="dxa"/>
          </w:tcPr>
          <w:p w14:paraId="4F8F0026" w14:textId="37EFFB90" w:rsidR="00286C99" w:rsidRDefault="004A4922">
            <w:pPr>
              <w:pStyle w:val="Tabelle"/>
            </w:pPr>
            <w:ins w:id="20" w:author="Mark Warneke" w:date="2015-05-24T19:04:00Z">
              <w:r>
                <w:t>Mark Warneke</w:t>
              </w:r>
            </w:ins>
          </w:p>
        </w:tc>
        <w:tc>
          <w:tcPr>
            <w:tcW w:w="4667" w:type="dxa"/>
          </w:tcPr>
          <w:p w14:paraId="3C058247" w14:textId="4BD12DCF" w:rsidR="00286C99" w:rsidRDefault="00FC0995">
            <w:pPr>
              <w:pStyle w:val="Tabelle"/>
            </w:pPr>
            <w:ins w:id="21" w:author="Mark Warneke" w:date="2015-05-24T19:04:00Z">
              <w:r>
                <w:t>Erstellung</w:t>
              </w:r>
            </w:ins>
          </w:p>
        </w:tc>
      </w:tr>
      <w:tr w:rsidR="00286C99" w14:paraId="796AE80C" w14:textId="77777777">
        <w:trPr>
          <w:tblHeader/>
        </w:trPr>
        <w:tc>
          <w:tcPr>
            <w:tcW w:w="1063" w:type="dxa"/>
          </w:tcPr>
          <w:p w14:paraId="1F014E18" w14:textId="77777777" w:rsidR="00286C99" w:rsidRDefault="00286C99">
            <w:pPr>
              <w:pStyle w:val="Tabelle"/>
            </w:pPr>
          </w:p>
        </w:tc>
        <w:tc>
          <w:tcPr>
            <w:tcW w:w="1417" w:type="dxa"/>
          </w:tcPr>
          <w:p w14:paraId="101DB47B" w14:textId="77777777" w:rsidR="00286C99" w:rsidRDefault="00286C99">
            <w:pPr>
              <w:pStyle w:val="Tabelle"/>
            </w:pPr>
          </w:p>
        </w:tc>
        <w:tc>
          <w:tcPr>
            <w:tcW w:w="2630" w:type="dxa"/>
          </w:tcPr>
          <w:p w14:paraId="5EA18A47" w14:textId="77777777" w:rsidR="00286C99" w:rsidRDefault="00286C99">
            <w:pPr>
              <w:pStyle w:val="Tabelle"/>
            </w:pPr>
          </w:p>
        </w:tc>
        <w:tc>
          <w:tcPr>
            <w:tcW w:w="4667" w:type="dxa"/>
          </w:tcPr>
          <w:p w14:paraId="7642BD73" w14:textId="77777777" w:rsidR="00286C99" w:rsidRDefault="00286C99">
            <w:pPr>
              <w:pStyle w:val="Tabelle"/>
            </w:pPr>
          </w:p>
        </w:tc>
      </w:tr>
      <w:tr w:rsidR="00286C99" w14:paraId="3EC70C7C" w14:textId="77777777">
        <w:trPr>
          <w:tblHeader/>
        </w:trPr>
        <w:tc>
          <w:tcPr>
            <w:tcW w:w="1063" w:type="dxa"/>
          </w:tcPr>
          <w:p w14:paraId="15551D8E" w14:textId="77777777" w:rsidR="00286C99" w:rsidRDefault="00286C99">
            <w:pPr>
              <w:pStyle w:val="Tabelle"/>
            </w:pPr>
          </w:p>
        </w:tc>
        <w:tc>
          <w:tcPr>
            <w:tcW w:w="1417" w:type="dxa"/>
          </w:tcPr>
          <w:p w14:paraId="7D5B9A89" w14:textId="77777777" w:rsidR="00286C99" w:rsidRDefault="00286C99">
            <w:pPr>
              <w:pStyle w:val="Tabelle"/>
            </w:pPr>
          </w:p>
        </w:tc>
        <w:tc>
          <w:tcPr>
            <w:tcW w:w="2630" w:type="dxa"/>
          </w:tcPr>
          <w:p w14:paraId="3E4484B0" w14:textId="77777777" w:rsidR="00286C99" w:rsidRDefault="00286C99">
            <w:pPr>
              <w:pStyle w:val="Tabelle"/>
            </w:pPr>
          </w:p>
        </w:tc>
        <w:tc>
          <w:tcPr>
            <w:tcW w:w="4667" w:type="dxa"/>
          </w:tcPr>
          <w:p w14:paraId="65A324C8" w14:textId="77777777" w:rsidR="00286C99" w:rsidRDefault="00286C99">
            <w:pPr>
              <w:pStyle w:val="Tabelle"/>
            </w:pPr>
          </w:p>
        </w:tc>
      </w:tr>
    </w:tbl>
    <w:p w14:paraId="7536C63D" w14:textId="77777777"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6"/>
        <w:gridCol w:w="7220"/>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7777777"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rsidP="002442A2">
      <w:pPr>
        <w:pStyle w:val="TOC1"/>
        <w:rPr>
          <w:ins w:id="22" w:author="Gernot Starke" w:date="2012-01-14T11:18:00Z"/>
        </w:rPr>
      </w:pPr>
      <w:r>
        <w:br w:type="page"/>
      </w:r>
      <w:r w:rsidRPr="002D7FEA">
        <w:lastRenderedPageBreak/>
        <w:t>Inhaltsverzeichnis</w:t>
      </w:r>
      <w:bookmarkStart w:id="23" w:name="_GoBack"/>
    </w:p>
    <w:bookmarkStart w:id="24" w:name="OLE_LINK17"/>
    <w:bookmarkStart w:id="25" w:name="OLE_LINK18"/>
    <w:bookmarkEnd w:id="23"/>
    <w:p w14:paraId="5D291EF4" w14:textId="22C9311B" w:rsidR="003D4092" w:rsidRDefault="00BF38D2" w:rsidP="002442A2">
      <w:pPr>
        <w:pStyle w:val="TOC1"/>
        <w:rPr>
          <w:rFonts w:eastAsiaTheme="minorEastAsia" w:cstheme="minorBidi"/>
          <w:noProof/>
          <w:sz w:val="24"/>
          <w:szCs w:val="24"/>
          <w:lang w:eastAsia="ja-JP"/>
        </w:rPr>
      </w:pPr>
      <w:r>
        <w:rPr>
          <w:sz w:val="28"/>
        </w:rPr>
        <w:fldChar w:fldCharType="begin"/>
      </w:r>
      <w:r>
        <w:rPr>
          <w:sz w:val="28"/>
        </w:rPr>
        <w:instrText xml:space="preserve"> TOC \o "1-2" </w:instrText>
      </w:r>
      <w:r>
        <w:rPr>
          <w:sz w:val="28"/>
        </w:rPr>
        <w:fldChar w:fldCharType="separate"/>
      </w:r>
      <w:r w:rsidR="003D4092">
        <w:rPr>
          <w:noProof/>
        </w:rPr>
        <w:t>1.</w:t>
      </w:r>
      <w:r w:rsidR="003D4092">
        <w:rPr>
          <w:rFonts w:eastAsiaTheme="minorEastAsia" w:cstheme="minorBidi"/>
          <w:noProof/>
          <w:sz w:val="24"/>
          <w:szCs w:val="24"/>
          <w:lang w:eastAsia="ja-JP"/>
        </w:rPr>
        <w:tab/>
      </w:r>
      <w:r w:rsidR="003D4092">
        <w:rPr>
          <w:noProof/>
        </w:rPr>
        <w:t>Einführung und Ziele</w:t>
      </w:r>
      <w:r w:rsidR="003D4092">
        <w:rPr>
          <w:noProof/>
        </w:rPr>
        <w:tab/>
      </w:r>
      <w:r w:rsidR="003D4092">
        <w:rPr>
          <w:noProof/>
        </w:rPr>
        <w:fldChar w:fldCharType="begin"/>
      </w:r>
      <w:r w:rsidR="003D4092">
        <w:rPr>
          <w:noProof/>
        </w:rPr>
        <w:instrText xml:space="preserve"> PAGEREF _Toc188159219 \h </w:instrText>
      </w:r>
      <w:r w:rsidR="003D4092">
        <w:rPr>
          <w:noProof/>
        </w:rPr>
      </w:r>
      <w:r w:rsidR="003D4092">
        <w:rPr>
          <w:noProof/>
        </w:rPr>
        <w:fldChar w:fldCharType="separate"/>
      </w:r>
      <w:r w:rsidR="002442A2">
        <w:rPr>
          <w:noProof/>
        </w:rPr>
        <w:t>5</w:t>
      </w:r>
      <w:r w:rsidR="003D4092">
        <w:rPr>
          <w:noProof/>
        </w:rPr>
        <w:fldChar w:fldCharType="end"/>
      </w:r>
    </w:p>
    <w:p w14:paraId="0D955787"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1.1</w:t>
      </w:r>
      <w:r>
        <w:rPr>
          <w:rFonts w:eastAsiaTheme="minorEastAsia" w:cstheme="minorBidi"/>
          <w:smallCaps w:val="0"/>
          <w:noProof/>
          <w:sz w:val="24"/>
          <w:szCs w:val="24"/>
          <w:lang w:eastAsia="ja-JP"/>
        </w:rPr>
        <w:tab/>
      </w:r>
      <w:r>
        <w:rPr>
          <w:noProof/>
        </w:rPr>
        <w:t>Aufgabenstellung</w:t>
      </w:r>
      <w:r>
        <w:rPr>
          <w:noProof/>
        </w:rPr>
        <w:tab/>
      </w:r>
      <w:r>
        <w:rPr>
          <w:noProof/>
        </w:rPr>
        <w:fldChar w:fldCharType="begin"/>
      </w:r>
      <w:r>
        <w:rPr>
          <w:noProof/>
        </w:rPr>
        <w:instrText xml:space="preserve"> PAGEREF _Toc188159220 \h </w:instrText>
      </w:r>
      <w:r>
        <w:rPr>
          <w:noProof/>
        </w:rPr>
      </w:r>
      <w:r>
        <w:rPr>
          <w:noProof/>
        </w:rPr>
        <w:fldChar w:fldCharType="separate"/>
      </w:r>
      <w:r w:rsidR="002442A2">
        <w:rPr>
          <w:noProof/>
        </w:rPr>
        <w:t>5</w:t>
      </w:r>
      <w:r>
        <w:rPr>
          <w:noProof/>
        </w:rPr>
        <w:fldChar w:fldCharType="end"/>
      </w:r>
    </w:p>
    <w:p w14:paraId="354B8433"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1.2</w:t>
      </w:r>
      <w:r>
        <w:rPr>
          <w:rFonts w:eastAsiaTheme="minorEastAsia" w:cstheme="minorBidi"/>
          <w:smallCaps w:val="0"/>
          <w:noProof/>
          <w:sz w:val="24"/>
          <w:szCs w:val="24"/>
          <w:lang w:eastAsia="ja-JP"/>
        </w:rPr>
        <w:tab/>
      </w:r>
      <w:r>
        <w:rPr>
          <w:noProof/>
        </w:rPr>
        <w:t>Qualitätsziele</w:t>
      </w:r>
      <w:r>
        <w:rPr>
          <w:noProof/>
        </w:rPr>
        <w:tab/>
      </w:r>
      <w:r>
        <w:rPr>
          <w:noProof/>
        </w:rPr>
        <w:fldChar w:fldCharType="begin"/>
      </w:r>
      <w:r>
        <w:rPr>
          <w:noProof/>
        </w:rPr>
        <w:instrText xml:space="preserve"> PAGEREF _Toc188159221 \h </w:instrText>
      </w:r>
      <w:r>
        <w:rPr>
          <w:noProof/>
        </w:rPr>
      </w:r>
      <w:r>
        <w:rPr>
          <w:noProof/>
        </w:rPr>
        <w:fldChar w:fldCharType="separate"/>
      </w:r>
      <w:ins w:id="26" w:author="Mark Warneke" w:date="2015-05-25T13:13:00Z">
        <w:r w:rsidR="002442A2">
          <w:rPr>
            <w:noProof/>
          </w:rPr>
          <w:t>6</w:t>
        </w:r>
      </w:ins>
      <w:del w:id="27" w:author="Mark Warneke" w:date="2015-05-25T13:13:00Z">
        <w:r w:rsidDel="002442A2">
          <w:rPr>
            <w:noProof/>
          </w:rPr>
          <w:delText>5</w:delText>
        </w:r>
      </w:del>
      <w:r>
        <w:rPr>
          <w:noProof/>
        </w:rPr>
        <w:fldChar w:fldCharType="end"/>
      </w:r>
    </w:p>
    <w:p w14:paraId="2D1B6E2C"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1.3</w:t>
      </w:r>
      <w:r>
        <w:rPr>
          <w:rFonts w:eastAsiaTheme="minorEastAsia" w:cstheme="minorBidi"/>
          <w:smallCaps w:val="0"/>
          <w:noProof/>
          <w:sz w:val="24"/>
          <w:szCs w:val="24"/>
          <w:lang w:eastAsia="ja-JP"/>
        </w:rPr>
        <w:tab/>
      </w:r>
      <w:r>
        <w:rPr>
          <w:noProof/>
        </w:rPr>
        <w:t>Stakeholder</w:t>
      </w:r>
      <w:r>
        <w:rPr>
          <w:noProof/>
        </w:rPr>
        <w:tab/>
      </w:r>
      <w:r>
        <w:rPr>
          <w:noProof/>
        </w:rPr>
        <w:fldChar w:fldCharType="begin"/>
      </w:r>
      <w:r>
        <w:rPr>
          <w:noProof/>
        </w:rPr>
        <w:instrText xml:space="preserve"> PAGEREF _Toc188159222 \h </w:instrText>
      </w:r>
      <w:r>
        <w:rPr>
          <w:noProof/>
        </w:rPr>
      </w:r>
      <w:r>
        <w:rPr>
          <w:noProof/>
        </w:rPr>
        <w:fldChar w:fldCharType="separate"/>
      </w:r>
      <w:ins w:id="28" w:author="Mark Warneke" w:date="2015-05-25T13:13:00Z">
        <w:r w:rsidR="002442A2">
          <w:rPr>
            <w:noProof/>
          </w:rPr>
          <w:t>7</w:t>
        </w:r>
      </w:ins>
      <w:del w:id="29" w:author="Mark Warneke" w:date="2015-05-25T13:13:00Z">
        <w:r w:rsidDel="002442A2">
          <w:rPr>
            <w:noProof/>
          </w:rPr>
          <w:delText>5</w:delText>
        </w:r>
      </w:del>
      <w:r>
        <w:rPr>
          <w:noProof/>
        </w:rPr>
        <w:fldChar w:fldCharType="end"/>
      </w:r>
    </w:p>
    <w:p w14:paraId="105E5911" w14:textId="77777777" w:rsidR="003D4092" w:rsidRDefault="003D4092" w:rsidP="002442A2">
      <w:pPr>
        <w:pStyle w:val="TOC1"/>
        <w:rPr>
          <w:rFonts w:eastAsiaTheme="minorEastAsia" w:cstheme="minorBidi"/>
          <w:noProof/>
          <w:sz w:val="24"/>
          <w:szCs w:val="24"/>
          <w:lang w:eastAsia="ja-JP"/>
        </w:rPr>
      </w:pPr>
      <w:r>
        <w:rPr>
          <w:noProof/>
        </w:rPr>
        <w:t>2.</w:t>
      </w:r>
      <w:r>
        <w:rPr>
          <w:rFonts w:eastAsiaTheme="minorEastAsia" w:cstheme="minorBidi"/>
          <w:noProof/>
          <w:sz w:val="24"/>
          <w:szCs w:val="24"/>
          <w:lang w:eastAsia="ja-JP"/>
        </w:rPr>
        <w:tab/>
      </w:r>
      <w:r>
        <w:rPr>
          <w:noProof/>
        </w:rPr>
        <w:t>Randbedingungen</w:t>
      </w:r>
      <w:r>
        <w:rPr>
          <w:noProof/>
        </w:rPr>
        <w:tab/>
      </w:r>
      <w:r>
        <w:rPr>
          <w:noProof/>
        </w:rPr>
        <w:fldChar w:fldCharType="begin"/>
      </w:r>
      <w:r>
        <w:rPr>
          <w:noProof/>
        </w:rPr>
        <w:instrText xml:space="preserve"> PAGEREF _Toc188159223 \h </w:instrText>
      </w:r>
      <w:r>
        <w:rPr>
          <w:noProof/>
        </w:rPr>
      </w:r>
      <w:r>
        <w:rPr>
          <w:noProof/>
        </w:rPr>
        <w:fldChar w:fldCharType="separate"/>
      </w:r>
      <w:r w:rsidR="002442A2">
        <w:rPr>
          <w:noProof/>
        </w:rPr>
        <w:t>7</w:t>
      </w:r>
      <w:r>
        <w:rPr>
          <w:noProof/>
        </w:rPr>
        <w:fldChar w:fldCharType="end"/>
      </w:r>
    </w:p>
    <w:p w14:paraId="0E8B94CE"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2.1</w:t>
      </w:r>
      <w:r>
        <w:rPr>
          <w:rFonts w:eastAsiaTheme="minorEastAsia" w:cstheme="minorBidi"/>
          <w:smallCaps w:val="0"/>
          <w:noProof/>
          <w:sz w:val="24"/>
          <w:szCs w:val="24"/>
          <w:lang w:eastAsia="ja-JP"/>
        </w:rPr>
        <w:tab/>
      </w:r>
      <w:r>
        <w:rPr>
          <w:noProof/>
        </w:rPr>
        <w:t>Technische Randbedingungen</w:t>
      </w:r>
      <w:r>
        <w:rPr>
          <w:noProof/>
        </w:rPr>
        <w:tab/>
      </w:r>
      <w:r>
        <w:rPr>
          <w:noProof/>
        </w:rPr>
        <w:fldChar w:fldCharType="begin"/>
      </w:r>
      <w:r>
        <w:rPr>
          <w:noProof/>
        </w:rPr>
        <w:instrText xml:space="preserve"> PAGEREF _Toc188159224 \h </w:instrText>
      </w:r>
      <w:r>
        <w:rPr>
          <w:noProof/>
        </w:rPr>
      </w:r>
      <w:r>
        <w:rPr>
          <w:noProof/>
        </w:rPr>
        <w:fldChar w:fldCharType="separate"/>
      </w:r>
      <w:ins w:id="30" w:author="Mark Warneke" w:date="2015-05-25T13:13:00Z">
        <w:r w:rsidR="002442A2">
          <w:rPr>
            <w:noProof/>
          </w:rPr>
          <w:t>8</w:t>
        </w:r>
      </w:ins>
      <w:del w:id="31" w:author="Mark Warneke" w:date="2015-05-25T13:13:00Z">
        <w:r w:rsidDel="002442A2">
          <w:rPr>
            <w:noProof/>
          </w:rPr>
          <w:delText>7</w:delText>
        </w:r>
      </w:del>
      <w:r>
        <w:rPr>
          <w:noProof/>
        </w:rPr>
        <w:fldChar w:fldCharType="end"/>
      </w:r>
    </w:p>
    <w:p w14:paraId="1BD85C15"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2.2</w:t>
      </w:r>
      <w:r>
        <w:rPr>
          <w:rFonts w:eastAsiaTheme="minorEastAsia" w:cstheme="minorBidi"/>
          <w:smallCaps w:val="0"/>
          <w:noProof/>
          <w:sz w:val="24"/>
          <w:szCs w:val="24"/>
          <w:lang w:eastAsia="ja-JP"/>
        </w:rPr>
        <w:tab/>
      </w:r>
      <w:r>
        <w:rPr>
          <w:noProof/>
        </w:rPr>
        <w:t>Organisatorische Randbedingungen</w:t>
      </w:r>
      <w:r>
        <w:rPr>
          <w:noProof/>
        </w:rPr>
        <w:tab/>
      </w:r>
      <w:r>
        <w:rPr>
          <w:noProof/>
        </w:rPr>
        <w:fldChar w:fldCharType="begin"/>
      </w:r>
      <w:r>
        <w:rPr>
          <w:noProof/>
        </w:rPr>
        <w:instrText xml:space="preserve"> PAGEREF _Toc188159225 \h </w:instrText>
      </w:r>
      <w:r>
        <w:rPr>
          <w:noProof/>
        </w:rPr>
      </w:r>
      <w:r>
        <w:rPr>
          <w:noProof/>
        </w:rPr>
        <w:fldChar w:fldCharType="separate"/>
      </w:r>
      <w:r w:rsidR="002442A2">
        <w:rPr>
          <w:noProof/>
        </w:rPr>
        <w:t>8</w:t>
      </w:r>
      <w:r>
        <w:rPr>
          <w:noProof/>
        </w:rPr>
        <w:fldChar w:fldCharType="end"/>
      </w:r>
    </w:p>
    <w:p w14:paraId="565162C6"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2.3</w:t>
      </w:r>
      <w:r>
        <w:rPr>
          <w:rFonts w:eastAsiaTheme="minorEastAsia" w:cstheme="minorBidi"/>
          <w:smallCaps w:val="0"/>
          <w:noProof/>
          <w:sz w:val="24"/>
          <w:szCs w:val="24"/>
          <w:lang w:eastAsia="ja-JP"/>
        </w:rPr>
        <w:tab/>
      </w:r>
      <w:r>
        <w:rPr>
          <w:noProof/>
        </w:rPr>
        <w:t>Konventionen</w:t>
      </w:r>
      <w:r>
        <w:rPr>
          <w:noProof/>
        </w:rPr>
        <w:tab/>
      </w:r>
      <w:r>
        <w:rPr>
          <w:noProof/>
        </w:rPr>
        <w:fldChar w:fldCharType="begin"/>
      </w:r>
      <w:r>
        <w:rPr>
          <w:noProof/>
        </w:rPr>
        <w:instrText xml:space="preserve"> PAGEREF _Toc188159226 \h </w:instrText>
      </w:r>
      <w:r>
        <w:rPr>
          <w:noProof/>
        </w:rPr>
      </w:r>
      <w:r>
        <w:rPr>
          <w:noProof/>
        </w:rPr>
        <w:fldChar w:fldCharType="separate"/>
      </w:r>
      <w:ins w:id="32" w:author="Mark Warneke" w:date="2015-05-25T13:13:00Z">
        <w:r w:rsidR="002442A2">
          <w:rPr>
            <w:noProof/>
          </w:rPr>
          <w:t>10</w:t>
        </w:r>
      </w:ins>
      <w:del w:id="33" w:author="Mark Warneke" w:date="2015-05-25T13:13:00Z">
        <w:r w:rsidDel="002442A2">
          <w:rPr>
            <w:noProof/>
          </w:rPr>
          <w:delText>9</w:delText>
        </w:r>
      </w:del>
      <w:r>
        <w:rPr>
          <w:noProof/>
        </w:rPr>
        <w:fldChar w:fldCharType="end"/>
      </w:r>
    </w:p>
    <w:p w14:paraId="0B473B45" w14:textId="77777777" w:rsidR="003D4092" w:rsidRDefault="003D4092" w:rsidP="002442A2">
      <w:pPr>
        <w:pStyle w:val="TOC1"/>
        <w:rPr>
          <w:rFonts w:eastAsiaTheme="minorEastAsia" w:cstheme="minorBidi"/>
          <w:noProof/>
          <w:sz w:val="24"/>
          <w:szCs w:val="24"/>
          <w:lang w:eastAsia="ja-JP"/>
        </w:rPr>
      </w:pPr>
      <w:r>
        <w:rPr>
          <w:noProof/>
        </w:rPr>
        <w:t>3.</w:t>
      </w:r>
      <w:r>
        <w:rPr>
          <w:rFonts w:eastAsiaTheme="minorEastAsia" w:cstheme="minorBidi"/>
          <w:noProof/>
          <w:sz w:val="24"/>
          <w:szCs w:val="24"/>
          <w:lang w:eastAsia="ja-JP"/>
        </w:rPr>
        <w:tab/>
      </w:r>
      <w:r>
        <w:rPr>
          <w:noProof/>
        </w:rPr>
        <w:t>Kontextabgrenzung</w:t>
      </w:r>
      <w:r>
        <w:rPr>
          <w:noProof/>
        </w:rPr>
        <w:tab/>
      </w:r>
      <w:r>
        <w:rPr>
          <w:noProof/>
        </w:rPr>
        <w:fldChar w:fldCharType="begin"/>
      </w:r>
      <w:r>
        <w:rPr>
          <w:noProof/>
        </w:rPr>
        <w:instrText xml:space="preserve"> PAGEREF _Toc188159227 \h </w:instrText>
      </w:r>
      <w:r>
        <w:rPr>
          <w:noProof/>
        </w:rPr>
      </w:r>
      <w:r>
        <w:rPr>
          <w:noProof/>
        </w:rPr>
        <w:fldChar w:fldCharType="separate"/>
      </w:r>
      <w:ins w:id="34" w:author="Mark Warneke" w:date="2015-05-25T13:13:00Z">
        <w:r w:rsidR="002442A2">
          <w:rPr>
            <w:noProof/>
          </w:rPr>
          <w:t>11</w:t>
        </w:r>
      </w:ins>
      <w:del w:id="35" w:author="Mark Warneke" w:date="2015-05-25T13:13:00Z">
        <w:r w:rsidDel="002442A2">
          <w:rPr>
            <w:noProof/>
          </w:rPr>
          <w:delText>9</w:delText>
        </w:r>
      </w:del>
      <w:r>
        <w:rPr>
          <w:noProof/>
        </w:rPr>
        <w:fldChar w:fldCharType="end"/>
      </w:r>
    </w:p>
    <w:p w14:paraId="46B98AC7"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3.1</w:t>
      </w:r>
      <w:r>
        <w:rPr>
          <w:rFonts w:eastAsiaTheme="minorEastAsia" w:cstheme="minorBidi"/>
          <w:smallCaps w:val="0"/>
          <w:noProof/>
          <w:sz w:val="24"/>
          <w:szCs w:val="24"/>
          <w:lang w:eastAsia="ja-JP"/>
        </w:rPr>
        <w:tab/>
      </w:r>
      <w:r>
        <w:rPr>
          <w:noProof/>
        </w:rPr>
        <w:t>Fachlicher Kontext</w:t>
      </w:r>
      <w:r>
        <w:rPr>
          <w:noProof/>
        </w:rPr>
        <w:tab/>
      </w:r>
      <w:r>
        <w:rPr>
          <w:noProof/>
        </w:rPr>
        <w:fldChar w:fldCharType="begin"/>
      </w:r>
      <w:r>
        <w:rPr>
          <w:noProof/>
        </w:rPr>
        <w:instrText xml:space="preserve"> PAGEREF _Toc188159228 \h </w:instrText>
      </w:r>
      <w:r>
        <w:rPr>
          <w:noProof/>
        </w:rPr>
      </w:r>
      <w:r>
        <w:rPr>
          <w:noProof/>
        </w:rPr>
        <w:fldChar w:fldCharType="separate"/>
      </w:r>
      <w:ins w:id="36" w:author="Mark Warneke" w:date="2015-05-25T13:13:00Z">
        <w:r w:rsidR="002442A2">
          <w:rPr>
            <w:noProof/>
          </w:rPr>
          <w:t>11</w:t>
        </w:r>
      </w:ins>
      <w:del w:id="37" w:author="Mark Warneke" w:date="2015-05-25T13:13:00Z">
        <w:r w:rsidDel="002442A2">
          <w:rPr>
            <w:noProof/>
          </w:rPr>
          <w:delText>9</w:delText>
        </w:r>
      </w:del>
      <w:r>
        <w:rPr>
          <w:noProof/>
        </w:rPr>
        <w:fldChar w:fldCharType="end"/>
      </w:r>
    </w:p>
    <w:p w14:paraId="570DBD6C"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3.2</w:t>
      </w:r>
      <w:r>
        <w:rPr>
          <w:rFonts w:eastAsiaTheme="minorEastAsia" w:cstheme="minorBidi"/>
          <w:smallCaps w:val="0"/>
          <w:noProof/>
          <w:sz w:val="24"/>
          <w:szCs w:val="24"/>
          <w:lang w:eastAsia="ja-JP"/>
        </w:rPr>
        <w:tab/>
      </w:r>
      <w:r>
        <w:rPr>
          <w:noProof/>
        </w:rPr>
        <w:t>Technischer- oder Verteilungskontext</w:t>
      </w:r>
      <w:r>
        <w:rPr>
          <w:noProof/>
        </w:rPr>
        <w:tab/>
      </w:r>
      <w:r>
        <w:rPr>
          <w:noProof/>
        </w:rPr>
        <w:fldChar w:fldCharType="begin"/>
      </w:r>
      <w:r>
        <w:rPr>
          <w:noProof/>
        </w:rPr>
        <w:instrText xml:space="preserve"> PAGEREF _Toc188159229 \h </w:instrText>
      </w:r>
      <w:r>
        <w:rPr>
          <w:noProof/>
        </w:rPr>
      </w:r>
      <w:r>
        <w:rPr>
          <w:noProof/>
        </w:rPr>
        <w:fldChar w:fldCharType="separate"/>
      </w:r>
      <w:ins w:id="38" w:author="Mark Warneke" w:date="2015-05-25T13:13:00Z">
        <w:r w:rsidR="002442A2">
          <w:rPr>
            <w:noProof/>
          </w:rPr>
          <w:t>11</w:t>
        </w:r>
      </w:ins>
      <w:del w:id="39" w:author="Mark Warneke" w:date="2015-05-25T13:13:00Z">
        <w:r w:rsidDel="002442A2">
          <w:rPr>
            <w:noProof/>
          </w:rPr>
          <w:delText>9</w:delText>
        </w:r>
      </w:del>
      <w:r>
        <w:rPr>
          <w:noProof/>
        </w:rPr>
        <w:fldChar w:fldCharType="end"/>
      </w:r>
    </w:p>
    <w:p w14:paraId="4528BCDD" w14:textId="77777777" w:rsidR="003D4092" w:rsidRDefault="003D4092" w:rsidP="002442A2">
      <w:pPr>
        <w:pStyle w:val="TOC1"/>
        <w:rPr>
          <w:rFonts w:eastAsiaTheme="minorEastAsia" w:cstheme="minorBidi"/>
          <w:noProof/>
          <w:sz w:val="24"/>
          <w:szCs w:val="24"/>
          <w:lang w:eastAsia="ja-JP"/>
        </w:rPr>
      </w:pPr>
      <w:r>
        <w:rPr>
          <w:noProof/>
        </w:rPr>
        <w:t>4.</w:t>
      </w:r>
      <w:r>
        <w:rPr>
          <w:rFonts w:eastAsiaTheme="minorEastAsia" w:cstheme="minorBidi"/>
          <w:noProof/>
          <w:sz w:val="24"/>
          <w:szCs w:val="24"/>
          <w:lang w:eastAsia="ja-JP"/>
        </w:rPr>
        <w:tab/>
      </w:r>
      <w:r>
        <w:rPr>
          <w:noProof/>
        </w:rPr>
        <w:t>Lösungsstrategie</w:t>
      </w:r>
      <w:r>
        <w:rPr>
          <w:noProof/>
        </w:rPr>
        <w:tab/>
      </w:r>
      <w:r>
        <w:rPr>
          <w:noProof/>
        </w:rPr>
        <w:fldChar w:fldCharType="begin"/>
      </w:r>
      <w:r>
        <w:rPr>
          <w:noProof/>
        </w:rPr>
        <w:instrText xml:space="preserve"> PAGEREF _Toc188159230 \h </w:instrText>
      </w:r>
      <w:r>
        <w:rPr>
          <w:noProof/>
        </w:rPr>
      </w:r>
      <w:r>
        <w:rPr>
          <w:noProof/>
        </w:rPr>
        <w:fldChar w:fldCharType="separate"/>
      </w:r>
      <w:ins w:id="40" w:author="Mark Warneke" w:date="2015-05-25T13:13:00Z">
        <w:r w:rsidR="002442A2">
          <w:rPr>
            <w:noProof/>
          </w:rPr>
          <w:t>12</w:t>
        </w:r>
      </w:ins>
      <w:del w:id="41" w:author="Mark Warneke" w:date="2015-05-25T13:13:00Z">
        <w:r w:rsidDel="002442A2">
          <w:rPr>
            <w:noProof/>
          </w:rPr>
          <w:delText>9</w:delText>
        </w:r>
      </w:del>
      <w:r>
        <w:rPr>
          <w:noProof/>
        </w:rPr>
        <w:fldChar w:fldCharType="end"/>
      </w:r>
    </w:p>
    <w:p w14:paraId="46E241F3" w14:textId="77777777" w:rsidR="003D4092" w:rsidRDefault="003D4092" w:rsidP="002442A2">
      <w:pPr>
        <w:pStyle w:val="TOC1"/>
        <w:rPr>
          <w:rFonts w:eastAsiaTheme="minorEastAsia" w:cstheme="minorBidi"/>
          <w:noProof/>
          <w:sz w:val="24"/>
          <w:szCs w:val="24"/>
          <w:lang w:eastAsia="ja-JP"/>
        </w:rPr>
      </w:pPr>
      <w:r>
        <w:rPr>
          <w:noProof/>
        </w:rPr>
        <w:t>5.</w:t>
      </w:r>
      <w:r>
        <w:rPr>
          <w:rFonts w:eastAsiaTheme="minorEastAsia" w:cstheme="minorBidi"/>
          <w:noProof/>
          <w:sz w:val="24"/>
          <w:szCs w:val="24"/>
          <w:lang w:eastAsia="ja-JP"/>
        </w:rPr>
        <w:tab/>
      </w:r>
      <w:r>
        <w:rPr>
          <w:noProof/>
        </w:rPr>
        <w:t>Bausteinsicht</w:t>
      </w:r>
      <w:r>
        <w:rPr>
          <w:noProof/>
        </w:rPr>
        <w:tab/>
      </w:r>
      <w:r>
        <w:rPr>
          <w:noProof/>
        </w:rPr>
        <w:fldChar w:fldCharType="begin"/>
      </w:r>
      <w:r>
        <w:rPr>
          <w:noProof/>
        </w:rPr>
        <w:instrText xml:space="preserve"> PAGEREF _Toc188159231 \h </w:instrText>
      </w:r>
      <w:r>
        <w:rPr>
          <w:noProof/>
        </w:rPr>
      </w:r>
      <w:r>
        <w:rPr>
          <w:noProof/>
        </w:rPr>
        <w:fldChar w:fldCharType="separate"/>
      </w:r>
      <w:ins w:id="42" w:author="Mark Warneke" w:date="2015-05-25T13:13:00Z">
        <w:r w:rsidR="002442A2">
          <w:rPr>
            <w:noProof/>
          </w:rPr>
          <w:t>13</w:t>
        </w:r>
      </w:ins>
      <w:del w:id="43" w:author="Mark Warneke" w:date="2015-05-25T13:13:00Z">
        <w:r w:rsidDel="002442A2">
          <w:rPr>
            <w:noProof/>
          </w:rPr>
          <w:delText>10</w:delText>
        </w:r>
      </w:del>
      <w:r>
        <w:rPr>
          <w:noProof/>
        </w:rPr>
        <w:fldChar w:fldCharType="end"/>
      </w:r>
    </w:p>
    <w:p w14:paraId="7108F50B"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5.1</w:t>
      </w:r>
      <w:r>
        <w:rPr>
          <w:rFonts w:eastAsiaTheme="minorEastAsia" w:cstheme="minorBidi"/>
          <w:smallCaps w:val="0"/>
          <w:noProof/>
          <w:sz w:val="24"/>
          <w:szCs w:val="24"/>
          <w:lang w:eastAsia="ja-JP"/>
        </w:rPr>
        <w:tab/>
      </w:r>
      <w:r>
        <w:rPr>
          <w:noProof/>
        </w:rPr>
        <w:t>Ebene 1</w:t>
      </w:r>
      <w:r>
        <w:rPr>
          <w:noProof/>
        </w:rPr>
        <w:tab/>
      </w:r>
      <w:r>
        <w:rPr>
          <w:noProof/>
        </w:rPr>
        <w:fldChar w:fldCharType="begin"/>
      </w:r>
      <w:r>
        <w:rPr>
          <w:noProof/>
        </w:rPr>
        <w:instrText xml:space="preserve"> PAGEREF _Toc188159232 \h </w:instrText>
      </w:r>
      <w:r>
        <w:rPr>
          <w:noProof/>
        </w:rPr>
      </w:r>
      <w:r>
        <w:rPr>
          <w:noProof/>
        </w:rPr>
        <w:fldChar w:fldCharType="separate"/>
      </w:r>
      <w:ins w:id="44" w:author="Mark Warneke" w:date="2015-05-25T13:13:00Z">
        <w:r w:rsidR="002442A2">
          <w:rPr>
            <w:noProof/>
          </w:rPr>
          <w:t>13</w:t>
        </w:r>
      </w:ins>
      <w:del w:id="45" w:author="Mark Warneke" w:date="2015-05-25T13:13:00Z">
        <w:r w:rsidDel="002442A2">
          <w:rPr>
            <w:noProof/>
          </w:rPr>
          <w:delText>10</w:delText>
        </w:r>
      </w:del>
      <w:r>
        <w:rPr>
          <w:noProof/>
        </w:rPr>
        <w:fldChar w:fldCharType="end"/>
      </w:r>
    </w:p>
    <w:p w14:paraId="7FADAB2B"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5.2</w:t>
      </w:r>
      <w:r>
        <w:rPr>
          <w:rFonts w:eastAsiaTheme="minorEastAsia" w:cstheme="minorBidi"/>
          <w:smallCaps w:val="0"/>
          <w:noProof/>
          <w:sz w:val="24"/>
          <w:szCs w:val="24"/>
          <w:lang w:eastAsia="ja-JP"/>
        </w:rPr>
        <w:tab/>
      </w:r>
      <w:r>
        <w:rPr>
          <w:noProof/>
        </w:rPr>
        <w:t>Ebene 2</w:t>
      </w:r>
      <w:r>
        <w:rPr>
          <w:noProof/>
        </w:rPr>
        <w:tab/>
      </w:r>
      <w:r>
        <w:rPr>
          <w:noProof/>
        </w:rPr>
        <w:fldChar w:fldCharType="begin"/>
      </w:r>
      <w:r>
        <w:rPr>
          <w:noProof/>
        </w:rPr>
        <w:instrText xml:space="preserve"> PAGEREF _Toc188159233 \h </w:instrText>
      </w:r>
      <w:r>
        <w:rPr>
          <w:noProof/>
        </w:rPr>
      </w:r>
      <w:r>
        <w:rPr>
          <w:noProof/>
        </w:rPr>
        <w:fldChar w:fldCharType="separate"/>
      </w:r>
      <w:ins w:id="46" w:author="Mark Warneke" w:date="2015-05-25T13:13:00Z">
        <w:r w:rsidR="002442A2">
          <w:rPr>
            <w:noProof/>
          </w:rPr>
          <w:t>13</w:t>
        </w:r>
      </w:ins>
      <w:del w:id="47" w:author="Mark Warneke" w:date="2015-05-25T13:13:00Z">
        <w:r w:rsidDel="002442A2">
          <w:rPr>
            <w:noProof/>
          </w:rPr>
          <w:delText>10</w:delText>
        </w:r>
      </w:del>
      <w:r>
        <w:rPr>
          <w:noProof/>
        </w:rPr>
        <w:fldChar w:fldCharType="end"/>
      </w:r>
    </w:p>
    <w:p w14:paraId="448C7A58"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5.3</w:t>
      </w:r>
      <w:r>
        <w:rPr>
          <w:rFonts w:eastAsiaTheme="minorEastAsia" w:cstheme="minorBidi"/>
          <w:smallCaps w:val="0"/>
          <w:noProof/>
          <w:sz w:val="24"/>
          <w:szCs w:val="24"/>
          <w:lang w:eastAsia="ja-JP"/>
        </w:rPr>
        <w:tab/>
      </w:r>
      <w:r>
        <w:rPr>
          <w:noProof/>
        </w:rPr>
        <w:t>Ebene 3</w:t>
      </w:r>
      <w:r>
        <w:rPr>
          <w:noProof/>
        </w:rPr>
        <w:tab/>
      </w:r>
      <w:r>
        <w:rPr>
          <w:noProof/>
        </w:rPr>
        <w:fldChar w:fldCharType="begin"/>
      </w:r>
      <w:r>
        <w:rPr>
          <w:noProof/>
        </w:rPr>
        <w:instrText xml:space="preserve"> PAGEREF _Toc188159234 \h </w:instrText>
      </w:r>
      <w:r>
        <w:rPr>
          <w:noProof/>
        </w:rPr>
      </w:r>
      <w:r>
        <w:rPr>
          <w:noProof/>
        </w:rPr>
        <w:fldChar w:fldCharType="separate"/>
      </w:r>
      <w:ins w:id="48" w:author="Mark Warneke" w:date="2015-05-25T13:13:00Z">
        <w:r w:rsidR="002442A2">
          <w:rPr>
            <w:noProof/>
          </w:rPr>
          <w:t>17</w:t>
        </w:r>
      </w:ins>
      <w:del w:id="49" w:author="Mark Warneke" w:date="2015-05-25T13:13:00Z">
        <w:r w:rsidDel="002442A2">
          <w:rPr>
            <w:noProof/>
          </w:rPr>
          <w:delText>14</w:delText>
        </w:r>
      </w:del>
      <w:r>
        <w:rPr>
          <w:noProof/>
        </w:rPr>
        <w:fldChar w:fldCharType="end"/>
      </w:r>
    </w:p>
    <w:p w14:paraId="5C3E6732" w14:textId="77777777" w:rsidR="003D4092" w:rsidRDefault="003D4092" w:rsidP="002442A2">
      <w:pPr>
        <w:pStyle w:val="TOC1"/>
        <w:rPr>
          <w:rFonts w:eastAsiaTheme="minorEastAsia" w:cstheme="minorBidi"/>
          <w:noProof/>
          <w:sz w:val="24"/>
          <w:szCs w:val="24"/>
          <w:lang w:eastAsia="ja-JP"/>
        </w:rPr>
      </w:pPr>
      <w:r>
        <w:rPr>
          <w:noProof/>
        </w:rPr>
        <w:t>6.</w:t>
      </w:r>
      <w:r>
        <w:rPr>
          <w:rFonts w:eastAsiaTheme="minorEastAsia" w:cstheme="minorBidi"/>
          <w:noProof/>
          <w:sz w:val="24"/>
          <w:szCs w:val="24"/>
          <w:lang w:eastAsia="ja-JP"/>
        </w:rPr>
        <w:tab/>
      </w:r>
      <w:r>
        <w:rPr>
          <w:noProof/>
        </w:rPr>
        <w:t>Laufzeitsicht</w:t>
      </w:r>
      <w:r>
        <w:rPr>
          <w:noProof/>
        </w:rPr>
        <w:tab/>
      </w:r>
      <w:r>
        <w:rPr>
          <w:noProof/>
        </w:rPr>
        <w:fldChar w:fldCharType="begin"/>
      </w:r>
      <w:r>
        <w:rPr>
          <w:noProof/>
        </w:rPr>
        <w:instrText xml:space="preserve"> PAGEREF _Toc188159235 \h </w:instrText>
      </w:r>
      <w:r>
        <w:rPr>
          <w:noProof/>
        </w:rPr>
      </w:r>
      <w:r>
        <w:rPr>
          <w:noProof/>
        </w:rPr>
        <w:fldChar w:fldCharType="separate"/>
      </w:r>
      <w:ins w:id="50" w:author="Mark Warneke" w:date="2015-05-25T13:13:00Z">
        <w:r w:rsidR="002442A2">
          <w:rPr>
            <w:noProof/>
          </w:rPr>
          <w:t>17</w:t>
        </w:r>
      </w:ins>
      <w:del w:id="51" w:author="Mark Warneke" w:date="2015-05-25T13:13:00Z">
        <w:r w:rsidDel="002442A2">
          <w:rPr>
            <w:noProof/>
          </w:rPr>
          <w:delText>14</w:delText>
        </w:r>
      </w:del>
      <w:r>
        <w:rPr>
          <w:noProof/>
        </w:rPr>
        <w:fldChar w:fldCharType="end"/>
      </w:r>
    </w:p>
    <w:p w14:paraId="6109D236"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6.1</w:t>
      </w:r>
      <w:r>
        <w:rPr>
          <w:rFonts w:eastAsiaTheme="minorEastAsia" w:cstheme="minorBidi"/>
          <w:smallCaps w:val="0"/>
          <w:noProof/>
          <w:sz w:val="24"/>
          <w:szCs w:val="24"/>
          <w:lang w:eastAsia="ja-JP"/>
        </w:rPr>
        <w:tab/>
      </w:r>
      <w:r>
        <w:rPr>
          <w:noProof/>
        </w:rPr>
        <w:t>Laufzeitszenario 1</w:t>
      </w:r>
      <w:r>
        <w:rPr>
          <w:noProof/>
        </w:rPr>
        <w:tab/>
      </w:r>
      <w:r>
        <w:rPr>
          <w:noProof/>
        </w:rPr>
        <w:fldChar w:fldCharType="begin"/>
      </w:r>
      <w:r>
        <w:rPr>
          <w:noProof/>
        </w:rPr>
        <w:instrText xml:space="preserve"> PAGEREF _Toc188159236 \h </w:instrText>
      </w:r>
      <w:r>
        <w:rPr>
          <w:noProof/>
        </w:rPr>
      </w:r>
      <w:r>
        <w:rPr>
          <w:noProof/>
        </w:rPr>
        <w:fldChar w:fldCharType="separate"/>
      </w:r>
      <w:ins w:id="52" w:author="Mark Warneke" w:date="2015-05-25T13:13:00Z">
        <w:r w:rsidR="002442A2">
          <w:rPr>
            <w:noProof/>
          </w:rPr>
          <w:t>17</w:t>
        </w:r>
      </w:ins>
      <w:del w:id="53" w:author="Mark Warneke" w:date="2015-05-25T13:13:00Z">
        <w:r w:rsidDel="002442A2">
          <w:rPr>
            <w:noProof/>
          </w:rPr>
          <w:delText>14</w:delText>
        </w:r>
      </w:del>
      <w:r>
        <w:rPr>
          <w:noProof/>
        </w:rPr>
        <w:fldChar w:fldCharType="end"/>
      </w:r>
    </w:p>
    <w:p w14:paraId="50D254C8"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6.2</w:t>
      </w:r>
      <w:r>
        <w:rPr>
          <w:rFonts w:eastAsiaTheme="minorEastAsia" w:cstheme="minorBidi"/>
          <w:smallCaps w:val="0"/>
          <w:noProof/>
          <w:sz w:val="24"/>
          <w:szCs w:val="24"/>
          <w:lang w:eastAsia="ja-JP"/>
        </w:rPr>
        <w:tab/>
      </w:r>
      <w:r>
        <w:rPr>
          <w:noProof/>
        </w:rPr>
        <w:t>Laufzeitszenario 2</w:t>
      </w:r>
      <w:r>
        <w:rPr>
          <w:noProof/>
        </w:rPr>
        <w:tab/>
      </w:r>
      <w:r>
        <w:rPr>
          <w:noProof/>
        </w:rPr>
        <w:fldChar w:fldCharType="begin"/>
      </w:r>
      <w:r>
        <w:rPr>
          <w:noProof/>
        </w:rPr>
        <w:instrText xml:space="preserve"> PAGEREF _Toc188159237 \h </w:instrText>
      </w:r>
      <w:r>
        <w:rPr>
          <w:noProof/>
        </w:rPr>
      </w:r>
      <w:r>
        <w:rPr>
          <w:noProof/>
        </w:rPr>
        <w:fldChar w:fldCharType="separate"/>
      </w:r>
      <w:ins w:id="54" w:author="Mark Warneke" w:date="2015-05-25T13:13:00Z">
        <w:r w:rsidR="002442A2">
          <w:rPr>
            <w:noProof/>
          </w:rPr>
          <w:t>17</w:t>
        </w:r>
      </w:ins>
      <w:del w:id="55" w:author="Mark Warneke" w:date="2015-05-25T13:13:00Z">
        <w:r w:rsidDel="002442A2">
          <w:rPr>
            <w:noProof/>
          </w:rPr>
          <w:delText>14</w:delText>
        </w:r>
      </w:del>
      <w:r>
        <w:rPr>
          <w:noProof/>
        </w:rPr>
        <w:fldChar w:fldCharType="end"/>
      </w:r>
    </w:p>
    <w:p w14:paraId="300B5D77"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6.3</w:t>
      </w:r>
      <w:r>
        <w:rPr>
          <w:rFonts w:eastAsiaTheme="minorEastAsia" w:cstheme="minorBidi"/>
          <w:smallCaps w:val="0"/>
          <w:noProof/>
          <w:sz w:val="24"/>
          <w:szCs w:val="24"/>
          <w:lang w:eastAsia="ja-JP"/>
        </w:rPr>
        <w:tab/>
      </w:r>
      <w:r>
        <w:rPr>
          <w:noProof/>
        </w:rPr>
        <w:t>...</w:t>
      </w:r>
      <w:r>
        <w:rPr>
          <w:noProof/>
        </w:rPr>
        <w:tab/>
      </w:r>
      <w:r>
        <w:rPr>
          <w:noProof/>
        </w:rPr>
        <w:fldChar w:fldCharType="begin"/>
      </w:r>
      <w:r>
        <w:rPr>
          <w:noProof/>
        </w:rPr>
        <w:instrText xml:space="preserve"> PAGEREF _Toc188159238 \h </w:instrText>
      </w:r>
      <w:r>
        <w:rPr>
          <w:noProof/>
        </w:rPr>
      </w:r>
      <w:r>
        <w:rPr>
          <w:noProof/>
        </w:rPr>
        <w:fldChar w:fldCharType="separate"/>
      </w:r>
      <w:ins w:id="56" w:author="Mark Warneke" w:date="2015-05-25T13:13:00Z">
        <w:r w:rsidR="002442A2">
          <w:rPr>
            <w:noProof/>
          </w:rPr>
          <w:t>17</w:t>
        </w:r>
      </w:ins>
      <w:del w:id="57" w:author="Mark Warneke" w:date="2015-05-25T13:13:00Z">
        <w:r w:rsidDel="002442A2">
          <w:rPr>
            <w:noProof/>
          </w:rPr>
          <w:delText>14</w:delText>
        </w:r>
      </w:del>
      <w:r>
        <w:rPr>
          <w:noProof/>
        </w:rPr>
        <w:fldChar w:fldCharType="end"/>
      </w:r>
    </w:p>
    <w:p w14:paraId="3F0D6BC8"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6.4</w:t>
      </w:r>
      <w:r>
        <w:rPr>
          <w:rFonts w:eastAsiaTheme="minorEastAsia" w:cstheme="minorBidi"/>
          <w:smallCaps w:val="0"/>
          <w:noProof/>
          <w:sz w:val="24"/>
          <w:szCs w:val="24"/>
          <w:lang w:eastAsia="ja-JP"/>
        </w:rPr>
        <w:tab/>
      </w:r>
      <w:r>
        <w:rPr>
          <w:noProof/>
        </w:rPr>
        <w:t>Laufzeitszenario n</w:t>
      </w:r>
      <w:r>
        <w:rPr>
          <w:noProof/>
        </w:rPr>
        <w:tab/>
      </w:r>
      <w:r>
        <w:rPr>
          <w:noProof/>
        </w:rPr>
        <w:fldChar w:fldCharType="begin"/>
      </w:r>
      <w:r>
        <w:rPr>
          <w:noProof/>
        </w:rPr>
        <w:instrText xml:space="preserve"> PAGEREF _Toc188159239 \h </w:instrText>
      </w:r>
      <w:r>
        <w:rPr>
          <w:noProof/>
        </w:rPr>
      </w:r>
      <w:r>
        <w:rPr>
          <w:noProof/>
        </w:rPr>
        <w:fldChar w:fldCharType="separate"/>
      </w:r>
      <w:ins w:id="58" w:author="Mark Warneke" w:date="2015-05-25T13:13:00Z">
        <w:r w:rsidR="002442A2">
          <w:rPr>
            <w:noProof/>
          </w:rPr>
          <w:t>17</w:t>
        </w:r>
      </w:ins>
      <w:del w:id="59" w:author="Mark Warneke" w:date="2015-05-25T13:13:00Z">
        <w:r w:rsidDel="002442A2">
          <w:rPr>
            <w:noProof/>
          </w:rPr>
          <w:delText>14</w:delText>
        </w:r>
      </w:del>
      <w:r>
        <w:rPr>
          <w:noProof/>
        </w:rPr>
        <w:fldChar w:fldCharType="end"/>
      </w:r>
    </w:p>
    <w:p w14:paraId="00ECB16D" w14:textId="77777777" w:rsidR="003D4092" w:rsidRDefault="003D4092" w:rsidP="002442A2">
      <w:pPr>
        <w:pStyle w:val="TOC1"/>
        <w:rPr>
          <w:rFonts w:eastAsiaTheme="minorEastAsia" w:cstheme="minorBidi"/>
          <w:noProof/>
          <w:sz w:val="24"/>
          <w:szCs w:val="24"/>
          <w:lang w:eastAsia="ja-JP"/>
        </w:rPr>
      </w:pPr>
      <w:r>
        <w:rPr>
          <w:noProof/>
        </w:rPr>
        <w:t>7.</w:t>
      </w:r>
      <w:r>
        <w:rPr>
          <w:rFonts w:eastAsiaTheme="minorEastAsia" w:cstheme="minorBidi"/>
          <w:noProof/>
          <w:sz w:val="24"/>
          <w:szCs w:val="24"/>
          <w:lang w:eastAsia="ja-JP"/>
        </w:rPr>
        <w:tab/>
      </w:r>
      <w:r>
        <w:rPr>
          <w:noProof/>
        </w:rPr>
        <w:t>Verteilungssicht</w:t>
      </w:r>
      <w:r>
        <w:rPr>
          <w:noProof/>
        </w:rPr>
        <w:tab/>
      </w:r>
      <w:r>
        <w:rPr>
          <w:noProof/>
        </w:rPr>
        <w:fldChar w:fldCharType="begin"/>
      </w:r>
      <w:r>
        <w:rPr>
          <w:noProof/>
        </w:rPr>
        <w:instrText xml:space="preserve"> PAGEREF _Toc188159240 \h </w:instrText>
      </w:r>
      <w:r>
        <w:rPr>
          <w:noProof/>
        </w:rPr>
      </w:r>
      <w:r>
        <w:rPr>
          <w:noProof/>
        </w:rPr>
        <w:fldChar w:fldCharType="separate"/>
      </w:r>
      <w:ins w:id="60" w:author="Mark Warneke" w:date="2015-05-25T13:13:00Z">
        <w:r w:rsidR="002442A2">
          <w:rPr>
            <w:noProof/>
          </w:rPr>
          <w:t>17</w:t>
        </w:r>
      </w:ins>
      <w:del w:id="61" w:author="Mark Warneke" w:date="2015-05-25T13:13:00Z">
        <w:r w:rsidDel="002442A2">
          <w:rPr>
            <w:noProof/>
          </w:rPr>
          <w:delText>14</w:delText>
        </w:r>
      </w:del>
      <w:r>
        <w:rPr>
          <w:noProof/>
        </w:rPr>
        <w:fldChar w:fldCharType="end"/>
      </w:r>
    </w:p>
    <w:p w14:paraId="135F46F1"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7.1</w:t>
      </w:r>
      <w:r>
        <w:rPr>
          <w:rFonts w:eastAsiaTheme="minorEastAsia" w:cstheme="minorBidi"/>
          <w:smallCaps w:val="0"/>
          <w:noProof/>
          <w:sz w:val="24"/>
          <w:szCs w:val="24"/>
          <w:lang w:eastAsia="ja-JP"/>
        </w:rPr>
        <w:tab/>
      </w:r>
      <w:r>
        <w:rPr>
          <w:noProof/>
        </w:rPr>
        <w:t>Infrastruktur Ebene 1</w:t>
      </w:r>
      <w:r>
        <w:rPr>
          <w:noProof/>
        </w:rPr>
        <w:tab/>
      </w:r>
      <w:r>
        <w:rPr>
          <w:noProof/>
        </w:rPr>
        <w:fldChar w:fldCharType="begin"/>
      </w:r>
      <w:r>
        <w:rPr>
          <w:noProof/>
        </w:rPr>
        <w:instrText xml:space="preserve"> PAGEREF _Toc188159241 \h </w:instrText>
      </w:r>
      <w:r>
        <w:rPr>
          <w:noProof/>
        </w:rPr>
      </w:r>
      <w:r>
        <w:rPr>
          <w:noProof/>
        </w:rPr>
        <w:fldChar w:fldCharType="separate"/>
      </w:r>
      <w:ins w:id="62" w:author="Mark Warneke" w:date="2015-05-25T13:13:00Z">
        <w:r w:rsidR="002442A2">
          <w:rPr>
            <w:noProof/>
          </w:rPr>
          <w:t>17</w:t>
        </w:r>
      </w:ins>
      <w:del w:id="63" w:author="Mark Warneke" w:date="2015-05-25T13:13:00Z">
        <w:r w:rsidDel="002442A2">
          <w:rPr>
            <w:noProof/>
          </w:rPr>
          <w:delText>14</w:delText>
        </w:r>
      </w:del>
      <w:r>
        <w:rPr>
          <w:noProof/>
        </w:rPr>
        <w:fldChar w:fldCharType="end"/>
      </w:r>
    </w:p>
    <w:p w14:paraId="493142B3"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7.2</w:t>
      </w:r>
      <w:r>
        <w:rPr>
          <w:rFonts w:eastAsiaTheme="minorEastAsia" w:cstheme="minorBidi"/>
          <w:smallCaps w:val="0"/>
          <w:noProof/>
          <w:sz w:val="24"/>
          <w:szCs w:val="24"/>
          <w:lang w:eastAsia="ja-JP"/>
        </w:rPr>
        <w:tab/>
      </w:r>
      <w:r>
        <w:rPr>
          <w:noProof/>
        </w:rPr>
        <w:t>Infrastruktur Ebene 2</w:t>
      </w:r>
      <w:r>
        <w:rPr>
          <w:noProof/>
        </w:rPr>
        <w:tab/>
      </w:r>
      <w:r>
        <w:rPr>
          <w:noProof/>
        </w:rPr>
        <w:fldChar w:fldCharType="begin"/>
      </w:r>
      <w:r>
        <w:rPr>
          <w:noProof/>
        </w:rPr>
        <w:instrText xml:space="preserve"> PAGEREF _Toc188159242 \h </w:instrText>
      </w:r>
      <w:r>
        <w:rPr>
          <w:noProof/>
        </w:rPr>
      </w:r>
      <w:r>
        <w:rPr>
          <w:noProof/>
        </w:rPr>
        <w:fldChar w:fldCharType="separate"/>
      </w:r>
      <w:ins w:id="64" w:author="Mark Warneke" w:date="2015-05-25T13:13:00Z">
        <w:r w:rsidR="002442A2">
          <w:rPr>
            <w:noProof/>
          </w:rPr>
          <w:t>17</w:t>
        </w:r>
      </w:ins>
      <w:del w:id="65" w:author="Mark Warneke" w:date="2015-05-25T13:13:00Z">
        <w:r w:rsidDel="002442A2">
          <w:rPr>
            <w:noProof/>
          </w:rPr>
          <w:delText>15</w:delText>
        </w:r>
      </w:del>
      <w:r>
        <w:rPr>
          <w:noProof/>
        </w:rPr>
        <w:fldChar w:fldCharType="end"/>
      </w:r>
    </w:p>
    <w:p w14:paraId="01D8A662" w14:textId="77777777" w:rsidR="003D4092" w:rsidRDefault="003D4092" w:rsidP="002442A2">
      <w:pPr>
        <w:pStyle w:val="TOC1"/>
        <w:rPr>
          <w:rFonts w:eastAsiaTheme="minorEastAsia" w:cstheme="minorBidi"/>
          <w:noProof/>
          <w:sz w:val="24"/>
          <w:szCs w:val="24"/>
          <w:lang w:eastAsia="ja-JP"/>
        </w:rPr>
      </w:pPr>
      <w:r>
        <w:rPr>
          <w:noProof/>
        </w:rPr>
        <w:t>8.</w:t>
      </w:r>
      <w:r>
        <w:rPr>
          <w:rFonts w:eastAsiaTheme="minorEastAsia" w:cstheme="minorBidi"/>
          <w:noProof/>
          <w:sz w:val="24"/>
          <w:szCs w:val="24"/>
          <w:lang w:eastAsia="ja-JP"/>
        </w:rPr>
        <w:tab/>
      </w:r>
      <w:r>
        <w:rPr>
          <w:noProof/>
        </w:rPr>
        <w:t>Konzepte</w:t>
      </w:r>
      <w:r>
        <w:rPr>
          <w:noProof/>
        </w:rPr>
        <w:tab/>
      </w:r>
      <w:r>
        <w:rPr>
          <w:noProof/>
        </w:rPr>
        <w:fldChar w:fldCharType="begin"/>
      </w:r>
      <w:r>
        <w:rPr>
          <w:noProof/>
        </w:rPr>
        <w:instrText xml:space="preserve"> PAGEREF _Toc188159243 \h </w:instrText>
      </w:r>
      <w:r>
        <w:rPr>
          <w:noProof/>
        </w:rPr>
      </w:r>
      <w:r>
        <w:rPr>
          <w:noProof/>
        </w:rPr>
        <w:fldChar w:fldCharType="separate"/>
      </w:r>
      <w:ins w:id="66" w:author="Mark Warneke" w:date="2015-05-25T13:13:00Z">
        <w:r w:rsidR="002442A2">
          <w:rPr>
            <w:noProof/>
          </w:rPr>
          <w:t>17</w:t>
        </w:r>
      </w:ins>
      <w:del w:id="67" w:author="Mark Warneke" w:date="2015-05-25T13:13:00Z">
        <w:r w:rsidDel="002442A2">
          <w:rPr>
            <w:noProof/>
          </w:rPr>
          <w:delText>15</w:delText>
        </w:r>
      </w:del>
      <w:r>
        <w:rPr>
          <w:noProof/>
        </w:rPr>
        <w:fldChar w:fldCharType="end"/>
      </w:r>
    </w:p>
    <w:p w14:paraId="6F73B532"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8.1</w:t>
      </w:r>
      <w:r>
        <w:rPr>
          <w:rFonts w:eastAsiaTheme="minorEastAsia" w:cstheme="minorBidi"/>
          <w:smallCaps w:val="0"/>
          <w:noProof/>
          <w:sz w:val="24"/>
          <w:szCs w:val="24"/>
          <w:lang w:eastAsia="ja-JP"/>
        </w:rPr>
        <w:tab/>
      </w:r>
      <w:r>
        <w:rPr>
          <w:noProof/>
        </w:rPr>
        <w:t>Fachliche Strukturen und Modelle</w:t>
      </w:r>
      <w:r>
        <w:rPr>
          <w:noProof/>
        </w:rPr>
        <w:tab/>
      </w:r>
      <w:r>
        <w:rPr>
          <w:noProof/>
        </w:rPr>
        <w:fldChar w:fldCharType="begin"/>
      </w:r>
      <w:r>
        <w:rPr>
          <w:noProof/>
        </w:rPr>
        <w:instrText xml:space="preserve"> PAGEREF _Toc188159244 \h </w:instrText>
      </w:r>
      <w:r>
        <w:rPr>
          <w:noProof/>
        </w:rPr>
      </w:r>
      <w:r>
        <w:rPr>
          <w:noProof/>
        </w:rPr>
        <w:fldChar w:fldCharType="separate"/>
      </w:r>
      <w:ins w:id="68" w:author="Mark Warneke" w:date="2015-05-25T13:13:00Z">
        <w:r w:rsidR="002442A2">
          <w:rPr>
            <w:noProof/>
          </w:rPr>
          <w:t>18</w:t>
        </w:r>
      </w:ins>
      <w:del w:id="69" w:author="Mark Warneke" w:date="2015-05-25T13:13:00Z">
        <w:r w:rsidDel="002442A2">
          <w:rPr>
            <w:noProof/>
          </w:rPr>
          <w:delText>15</w:delText>
        </w:r>
      </w:del>
      <w:r>
        <w:rPr>
          <w:noProof/>
        </w:rPr>
        <w:fldChar w:fldCharType="end"/>
      </w:r>
    </w:p>
    <w:p w14:paraId="44FB36D4"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8.2</w:t>
      </w:r>
      <w:r>
        <w:rPr>
          <w:rFonts w:eastAsiaTheme="minorEastAsia" w:cstheme="minorBidi"/>
          <w:smallCaps w:val="0"/>
          <w:noProof/>
          <w:sz w:val="24"/>
          <w:szCs w:val="24"/>
          <w:lang w:eastAsia="ja-JP"/>
        </w:rPr>
        <w:tab/>
      </w:r>
      <w:r>
        <w:rPr>
          <w:noProof/>
        </w:rPr>
        <w:t>Typische Muster und Strukturen</w:t>
      </w:r>
      <w:r>
        <w:rPr>
          <w:noProof/>
        </w:rPr>
        <w:tab/>
      </w:r>
      <w:r>
        <w:rPr>
          <w:noProof/>
        </w:rPr>
        <w:fldChar w:fldCharType="begin"/>
      </w:r>
      <w:r>
        <w:rPr>
          <w:noProof/>
        </w:rPr>
        <w:instrText xml:space="preserve"> PAGEREF _Toc188159245 \h </w:instrText>
      </w:r>
      <w:r>
        <w:rPr>
          <w:noProof/>
        </w:rPr>
      </w:r>
      <w:r>
        <w:rPr>
          <w:noProof/>
        </w:rPr>
        <w:fldChar w:fldCharType="separate"/>
      </w:r>
      <w:ins w:id="70" w:author="Mark Warneke" w:date="2015-05-25T13:13:00Z">
        <w:r w:rsidR="002442A2">
          <w:rPr>
            <w:noProof/>
          </w:rPr>
          <w:t>18</w:t>
        </w:r>
      </w:ins>
      <w:del w:id="71" w:author="Mark Warneke" w:date="2015-05-25T13:13:00Z">
        <w:r w:rsidDel="002442A2">
          <w:rPr>
            <w:noProof/>
          </w:rPr>
          <w:delText>15</w:delText>
        </w:r>
      </w:del>
      <w:r>
        <w:rPr>
          <w:noProof/>
        </w:rPr>
        <w:fldChar w:fldCharType="end"/>
      </w:r>
    </w:p>
    <w:p w14:paraId="74733090"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8.3</w:t>
      </w:r>
      <w:r>
        <w:rPr>
          <w:rFonts w:eastAsiaTheme="minorEastAsia" w:cstheme="minorBidi"/>
          <w:smallCaps w:val="0"/>
          <w:noProof/>
          <w:sz w:val="24"/>
          <w:szCs w:val="24"/>
          <w:lang w:eastAsia="ja-JP"/>
        </w:rPr>
        <w:tab/>
      </w:r>
      <w:r>
        <w:rPr>
          <w:noProof/>
        </w:rPr>
        <w:t>Persistenz</w:t>
      </w:r>
      <w:r>
        <w:rPr>
          <w:noProof/>
        </w:rPr>
        <w:tab/>
      </w:r>
      <w:r>
        <w:rPr>
          <w:noProof/>
        </w:rPr>
        <w:fldChar w:fldCharType="begin"/>
      </w:r>
      <w:r>
        <w:rPr>
          <w:noProof/>
        </w:rPr>
        <w:instrText xml:space="preserve"> PAGEREF _Toc188159246 \h </w:instrText>
      </w:r>
      <w:r>
        <w:rPr>
          <w:noProof/>
        </w:rPr>
      </w:r>
      <w:r>
        <w:rPr>
          <w:noProof/>
        </w:rPr>
        <w:fldChar w:fldCharType="separate"/>
      </w:r>
      <w:ins w:id="72" w:author="Mark Warneke" w:date="2015-05-25T13:13:00Z">
        <w:r w:rsidR="002442A2">
          <w:rPr>
            <w:noProof/>
          </w:rPr>
          <w:t>18</w:t>
        </w:r>
      </w:ins>
      <w:del w:id="73" w:author="Mark Warneke" w:date="2015-05-25T13:13:00Z">
        <w:r w:rsidDel="002442A2">
          <w:rPr>
            <w:noProof/>
          </w:rPr>
          <w:delText>15</w:delText>
        </w:r>
      </w:del>
      <w:r>
        <w:rPr>
          <w:noProof/>
        </w:rPr>
        <w:fldChar w:fldCharType="end"/>
      </w:r>
    </w:p>
    <w:p w14:paraId="021B0472"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8.4</w:t>
      </w:r>
      <w:r>
        <w:rPr>
          <w:rFonts w:eastAsiaTheme="minorEastAsia" w:cstheme="minorBidi"/>
          <w:smallCaps w:val="0"/>
          <w:noProof/>
          <w:sz w:val="24"/>
          <w:szCs w:val="24"/>
          <w:lang w:eastAsia="ja-JP"/>
        </w:rPr>
        <w:tab/>
      </w:r>
      <w:r>
        <w:rPr>
          <w:noProof/>
        </w:rPr>
        <w:t>Benutzungsoberfläche</w:t>
      </w:r>
      <w:r>
        <w:rPr>
          <w:noProof/>
        </w:rPr>
        <w:tab/>
      </w:r>
      <w:r>
        <w:rPr>
          <w:noProof/>
        </w:rPr>
        <w:fldChar w:fldCharType="begin"/>
      </w:r>
      <w:r>
        <w:rPr>
          <w:noProof/>
        </w:rPr>
        <w:instrText xml:space="preserve"> PAGEREF _Toc188159247 \h </w:instrText>
      </w:r>
      <w:r>
        <w:rPr>
          <w:noProof/>
        </w:rPr>
      </w:r>
      <w:r>
        <w:rPr>
          <w:noProof/>
        </w:rPr>
        <w:fldChar w:fldCharType="separate"/>
      </w:r>
      <w:ins w:id="74" w:author="Mark Warneke" w:date="2015-05-25T13:13:00Z">
        <w:r w:rsidR="002442A2">
          <w:rPr>
            <w:noProof/>
          </w:rPr>
          <w:t>18</w:t>
        </w:r>
      </w:ins>
      <w:del w:id="75" w:author="Mark Warneke" w:date="2015-05-25T13:13:00Z">
        <w:r w:rsidDel="002442A2">
          <w:rPr>
            <w:noProof/>
          </w:rPr>
          <w:delText>16</w:delText>
        </w:r>
      </w:del>
      <w:r>
        <w:rPr>
          <w:noProof/>
        </w:rPr>
        <w:fldChar w:fldCharType="end"/>
      </w:r>
    </w:p>
    <w:p w14:paraId="61862DE7"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8.5</w:t>
      </w:r>
      <w:r>
        <w:rPr>
          <w:rFonts w:eastAsiaTheme="minorEastAsia" w:cstheme="minorBidi"/>
          <w:smallCaps w:val="0"/>
          <w:noProof/>
          <w:sz w:val="24"/>
          <w:szCs w:val="24"/>
          <w:lang w:eastAsia="ja-JP"/>
        </w:rPr>
        <w:tab/>
      </w:r>
      <w:r>
        <w:rPr>
          <w:noProof/>
        </w:rPr>
        <w:t>Ergonomie</w:t>
      </w:r>
      <w:r>
        <w:rPr>
          <w:noProof/>
        </w:rPr>
        <w:tab/>
      </w:r>
      <w:r>
        <w:rPr>
          <w:noProof/>
        </w:rPr>
        <w:fldChar w:fldCharType="begin"/>
      </w:r>
      <w:r>
        <w:rPr>
          <w:noProof/>
        </w:rPr>
        <w:instrText xml:space="preserve"> PAGEREF _Toc188159248 \h </w:instrText>
      </w:r>
      <w:r>
        <w:rPr>
          <w:noProof/>
        </w:rPr>
      </w:r>
      <w:r>
        <w:rPr>
          <w:noProof/>
        </w:rPr>
        <w:fldChar w:fldCharType="separate"/>
      </w:r>
      <w:ins w:id="76" w:author="Mark Warneke" w:date="2015-05-25T13:13:00Z">
        <w:r w:rsidR="002442A2">
          <w:rPr>
            <w:noProof/>
          </w:rPr>
          <w:t>19</w:t>
        </w:r>
      </w:ins>
      <w:del w:id="77" w:author="Mark Warneke" w:date="2015-05-25T13:13:00Z">
        <w:r w:rsidDel="002442A2">
          <w:rPr>
            <w:noProof/>
          </w:rPr>
          <w:delText>16</w:delText>
        </w:r>
      </w:del>
      <w:r>
        <w:rPr>
          <w:noProof/>
        </w:rPr>
        <w:fldChar w:fldCharType="end"/>
      </w:r>
    </w:p>
    <w:p w14:paraId="739BE25D"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8.6</w:t>
      </w:r>
      <w:r>
        <w:rPr>
          <w:rFonts w:eastAsiaTheme="minorEastAsia" w:cstheme="minorBidi"/>
          <w:smallCaps w:val="0"/>
          <w:noProof/>
          <w:sz w:val="24"/>
          <w:szCs w:val="24"/>
          <w:lang w:eastAsia="ja-JP"/>
        </w:rPr>
        <w:tab/>
      </w:r>
      <w:r>
        <w:rPr>
          <w:noProof/>
        </w:rPr>
        <w:t>Ablaufsteuerung</w:t>
      </w:r>
      <w:r>
        <w:rPr>
          <w:noProof/>
        </w:rPr>
        <w:tab/>
      </w:r>
      <w:r>
        <w:rPr>
          <w:noProof/>
        </w:rPr>
        <w:fldChar w:fldCharType="begin"/>
      </w:r>
      <w:r>
        <w:rPr>
          <w:noProof/>
        </w:rPr>
        <w:instrText xml:space="preserve"> PAGEREF _Toc188159249 \h </w:instrText>
      </w:r>
      <w:r>
        <w:rPr>
          <w:noProof/>
        </w:rPr>
      </w:r>
      <w:r>
        <w:rPr>
          <w:noProof/>
        </w:rPr>
        <w:fldChar w:fldCharType="separate"/>
      </w:r>
      <w:ins w:id="78" w:author="Mark Warneke" w:date="2015-05-25T13:13:00Z">
        <w:r w:rsidR="002442A2">
          <w:rPr>
            <w:noProof/>
          </w:rPr>
          <w:t>20</w:t>
        </w:r>
      </w:ins>
      <w:del w:id="79" w:author="Mark Warneke" w:date="2015-05-25T13:13:00Z">
        <w:r w:rsidDel="002442A2">
          <w:rPr>
            <w:noProof/>
          </w:rPr>
          <w:delText>16</w:delText>
        </w:r>
      </w:del>
      <w:r>
        <w:rPr>
          <w:noProof/>
        </w:rPr>
        <w:fldChar w:fldCharType="end"/>
      </w:r>
    </w:p>
    <w:p w14:paraId="3E480CC3"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8.7</w:t>
      </w:r>
      <w:r>
        <w:rPr>
          <w:rFonts w:eastAsiaTheme="minorEastAsia" w:cstheme="minorBidi"/>
          <w:smallCaps w:val="0"/>
          <w:noProof/>
          <w:sz w:val="24"/>
          <w:szCs w:val="24"/>
          <w:lang w:eastAsia="ja-JP"/>
        </w:rPr>
        <w:tab/>
      </w:r>
      <w:r>
        <w:rPr>
          <w:noProof/>
        </w:rPr>
        <w:t>Transaktionsbehandlung</w:t>
      </w:r>
      <w:r>
        <w:rPr>
          <w:noProof/>
        </w:rPr>
        <w:tab/>
      </w:r>
      <w:r>
        <w:rPr>
          <w:noProof/>
        </w:rPr>
        <w:fldChar w:fldCharType="begin"/>
      </w:r>
      <w:r>
        <w:rPr>
          <w:noProof/>
        </w:rPr>
        <w:instrText xml:space="preserve"> PAGEREF _Toc188159250 \h </w:instrText>
      </w:r>
      <w:r>
        <w:rPr>
          <w:noProof/>
        </w:rPr>
      </w:r>
      <w:r>
        <w:rPr>
          <w:noProof/>
        </w:rPr>
        <w:fldChar w:fldCharType="separate"/>
      </w:r>
      <w:ins w:id="80" w:author="Mark Warneke" w:date="2015-05-25T13:13:00Z">
        <w:r w:rsidR="002442A2">
          <w:rPr>
            <w:noProof/>
          </w:rPr>
          <w:t>20</w:t>
        </w:r>
      </w:ins>
      <w:del w:id="81" w:author="Mark Warneke" w:date="2015-05-25T13:13:00Z">
        <w:r w:rsidDel="002442A2">
          <w:rPr>
            <w:noProof/>
          </w:rPr>
          <w:delText>16</w:delText>
        </w:r>
      </w:del>
      <w:r>
        <w:rPr>
          <w:noProof/>
        </w:rPr>
        <w:fldChar w:fldCharType="end"/>
      </w:r>
    </w:p>
    <w:p w14:paraId="6D1E5BCB"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8.8</w:t>
      </w:r>
      <w:r>
        <w:rPr>
          <w:rFonts w:eastAsiaTheme="minorEastAsia" w:cstheme="minorBidi"/>
          <w:smallCaps w:val="0"/>
          <w:noProof/>
          <w:sz w:val="24"/>
          <w:szCs w:val="24"/>
          <w:lang w:eastAsia="ja-JP"/>
        </w:rPr>
        <w:tab/>
      </w:r>
      <w:r>
        <w:rPr>
          <w:noProof/>
        </w:rPr>
        <w:t>Sessionbehandlung</w:t>
      </w:r>
      <w:r>
        <w:rPr>
          <w:noProof/>
        </w:rPr>
        <w:tab/>
      </w:r>
      <w:r>
        <w:rPr>
          <w:noProof/>
        </w:rPr>
        <w:fldChar w:fldCharType="begin"/>
      </w:r>
      <w:r>
        <w:rPr>
          <w:noProof/>
        </w:rPr>
        <w:instrText xml:space="preserve"> PAGEREF _Toc188159251 \h </w:instrText>
      </w:r>
      <w:r>
        <w:rPr>
          <w:noProof/>
        </w:rPr>
      </w:r>
      <w:r>
        <w:rPr>
          <w:noProof/>
        </w:rPr>
        <w:fldChar w:fldCharType="separate"/>
      </w:r>
      <w:ins w:id="82" w:author="Mark Warneke" w:date="2015-05-25T13:13:00Z">
        <w:r w:rsidR="002442A2">
          <w:rPr>
            <w:noProof/>
          </w:rPr>
          <w:t>20</w:t>
        </w:r>
      </w:ins>
      <w:del w:id="83" w:author="Mark Warneke" w:date="2015-05-25T13:13:00Z">
        <w:r w:rsidDel="002442A2">
          <w:rPr>
            <w:noProof/>
          </w:rPr>
          <w:delText>16</w:delText>
        </w:r>
      </w:del>
      <w:r>
        <w:rPr>
          <w:noProof/>
        </w:rPr>
        <w:fldChar w:fldCharType="end"/>
      </w:r>
    </w:p>
    <w:p w14:paraId="40B47B79"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8.9</w:t>
      </w:r>
      <w:r>
        <w:rPr>
          <w:rFonts w:eastAsiaTheme="minorEastAsia" w:cstheme="minorBidi"/>
          <w:smallCaps w:val="0"/>
          <w:noProof/>
          <w:sz w:val="24"/>
          <w:szCs w:val="24"/>
          <w:lang w:eastAsia="ja-JP"/>
        </w:rPr>
        <w:tab/>
      </w:r>
      <w:r>
        <w:rPr>
          <w:noProof/>
        </w:rPr>
        <w:t>Sicherheit</w:t>
      </w:r>
      <w:r>
        <w:rPr>
          <w:noProof/>
        </w:rPr>
        <w:tab/>
      </w:r>
      <w:r>
        <w:rPr>
          <w:noProof/>
        </w:rPr>
        <w:fldChar w:fldCharType="begin"/>
      </w:r>
      <w:r>
        <w:rPr>
          <w:noProof/>
        </w:rPr>
        <w:instrText xml:space="preserve"> PAGEREF _Toc188159252 \h </w:instrText>
      </w:r>
      <w:r>
        <w:rPr>
          <w:noProof/>
        </w:rPr>
      </w:r>
      <w:r>
        <w:rPr>
          <w:noProof/>
        </w:rPr>
        <w:fldChar w:fldCharType="separate"/>
      </w:r>
      <w:ins w:id="84" w:author="Mark Warneke" w:date="2015-05-25T13:13:00Z">
        <w:r w:rsidR="002442A2">
          <w:rPr>
            <w:noProof/>
          </w:rPr>
          <w:t>20</w:t>
        </w:r>
      </w:ins>
      <w:del w:id="85" w:author="Mark Warneke" w:date="2015-05-25T13:13:00Z">
        <w:r w:rsidDel="002442A2">
          <w:rPr>
            <w:noProof/>
          </w:rPr>
          <w:delText>16</w:delText>
        </w:r>
      </w:del>
      <w:r>
        <w:rPr>
          <w:noProof/>
        </w:rPr>
        <w:fldChar w:fldCharType="end"/>
      </w:r>
    </w:p>
    <w:p w14:paraId="66F1AD31" w14:textId="77777777" w:rsidR="003D4092" w:rsidRDefault="003D4092">
      <w:pPr>
        <w:pStyle w:val="TOC2"/>
        <w:tabs>
          <w:tab w:val="left" w:pos="871"/>
          <w:tab w:val="right" w:leader="dot" w:pos="9056"/>
        </w:tabs>
        <w:rPr>
          <w:rFonts w:eastAsiaTheme="minorEastAsia" w:cstheme="minorBidi"/>
          <w:smallCaps w:val="0"/>
          <w:noProof/>
          <w:sz w:val="24"/>
          <w:szCs w:val="24"/>
          <w:lang w:eastAsia="ja-JP"/>
        </w:rPr>
      </w:pPr>
      <w:r>
        <w:rPr>
          <w:noProof/>
        </w:rPr>
        <w:t>8.10</w:t>
      </w:r>
      <w:r>
        <w:rPr>
          <w:rFonts w:eastAsiaTheme="minorEastAsia" w:cstheme="minorBidi"/>
          <w:smallCaps w:val="0"/>
          <w:noProof/>
          <w:sz w:val="24"/>
          <w:szCs w:val="24"/>
          <w:lang w:eastAsia="ja-JP"/>
        </w:rPr>
        <w:tab/>
      </w:r>
      <w:r>
        <w:rPr>
          <w:noProof/>
        </w:rPr>
        <w:t>Kommunikation und Integration mit anderen IT-Systemen</w:t>
      </w:r>
      <w:r>
        <w:rPr>
          <w:noProof/>
        </w:rPr>
        <w:tab/>
      </w:r>
      <w:r>
        <w:rPr>
          <w:noProof/>
        </w:rPr>
        <w:fldChar w:fldCharType="begin"/>
      </w:r>
      <w:r>
        <w:rPr>
          <w:noProof/>
        </w:rPr>
        <w:instrText xml:space="preserve"> PAGEREF _Toc188159253 \h </w:instrText>
      </w:r>
      <w:r>
        <w:rPr>
          <w:noProof/>
        </w:rPr>
      </w:r>
      <w:r>
        <w:rPr>
          <w:noProof/>
        </w:rPr>
        <w:fldChar w:fldCharType="separate"/>
      </w:r>
      <w:ins w:id="86" w:author="Mark Warneke" w:date="2015-05-25T13:13:00Z">
        <w:r w:rsidR="002442A2">
          <w:rPr>
            <w:noProof/>
          </w:rPr>
          <w:t>20</w:t>
        </w:r>
      </w:ins>
      <w:del w:id="87" w:author="Mark Warneke" w:date="2015-05-25T13:13:00Z">
        <w:r w:rsidDel="002442A2">
          <w:rPr>
            <w:noProof/>
          </w:rPr>
          <w:delText>16</w:delText>
        </w:r>
      </w:del>
      <w:r>
        <w:rPr>
          <w:noProof/>
        </w:rPr>
        <w:fldChar w:fldCharType="end"/>
      </w:r>
    </w:p>
    <w:p w14:paraId="608E21A4" w14:textId="77777777" w:rsidR="003D4092" w:rsidRDefault="003D4092">
      <w:pPr>
        <w:pStyle w:val="TOC2"/>
        <w:tabs>
          <w:tab w:val="left" w:pos="871"/>
          <w:tab w:val="right" w:leader="dot" w:pos="9056"/>
        </w:tabs>
        <w:rPr>
          <w:rFonts w:eastAsiaTheme="minorEastAsia" w:cstheme="minorBidi"/>
          <w:smallCaps w:val="0"/>
          <w:noProof/>
          <w:sz w:val="24"/>
          <w:szCs w:val="24"/>
          <w:lang w:eastAsia="ja-JP"/>
        </w:rPr>
      </w:pPr>
      <w:r>
        <w:rPr>
          <w:noProof/>
        </w:rPr>
        <w:t>8.11</w:t>
      </w:r>
      <w:r>
        <w:rPr>
          <w:rFonts w:eastAsiaTheme="minorEastAsia" w:cstheme="minorBidi"/>
          <w:smallCaps w:val="0"/>
          <w:noProof/>
          <w:sz w:val="24"/>
          <w:szCs w:val="24"/>
          <w:lang w:eastAsia="ja-JP"/>
        </w:rPr>
        <w:tab/>
      </w:r>
      <w:r>
        <w:rPr>
          <w:noProof/>
        </w:rPr>
        <w:t>Verteilung</w:t>
      </w:r>
      <w:r>
        <w:rPr>
          <w:noProof/>
        </w:rPr>
        <w:tab/>
      </w:r>
      <w:r>
        <w:rPr>
          <w:noProof/>
        </w:rPr>
        <w:fldChar w:fldCharType="begin"/>
      </w:r>
      <w:r>
        <w:rPr>
          <w:noProof/>
        </w:rPr>
        <w:instrText xml:space="preserve"> PAGEREF _Toc188159254 \h </w:instrText>
      </w:r>
      <w:r>
        <w:rPr>
          <w:noProof/>
        </w:rPr>
      </w:r>
      <w:r>
        <w:rPr>
          <w:noProof/>
        </w:rPr>
        <w:fldChar w:fldCharType="separate"/>
      </w:r>
      <w:ins w:id="88" w:author="Mark Warneke" w:date="2015-05-25T13:13:00Z">
        <w:r w:rsidR="002442A2">
          <w:rPr>
            <w:noProof/>
          </w:rPr>
          <w:t>20</w:t>
        </w:r>
      </w:ins>
      <w:del w:id="89" w:author="Mark Warneke" w:date="2015-05-25T13:13:00Z">
        <w:r w:rsidDel="002442A2">
          <w:rPr>
            <w:noProof/>
          </w:rPr>
          <w:delText>16</w:delText>
        </w:r>
      </w:del>
      <w:r>
        <w:rPr>
          <w:noProof/>
        </w:rPr>
        <w:fldChar w:fldCharType="end"/>
      </w:r>
    </w:p>
    <w:p w14:paraId="47AD7F8C" w14:textId="77777777" w:rsidR="003D4092" w:rsidRDefault="003D4092">
      <w:pPr>
        <w:pStyle w:val="TOC2"/>
        <w:tabs>
          <w:tab w:val="left" w:pos="871"/>
          <w:tab w:val="right" w:leader="dot" w:pos="9056"/>
        </w:tabs>
        <w:rPr>
          <w:rFonts w:eastAsiaTheme="minorEastAsia" w:cstheme="minorBidi"/>
          <w:smallCaps w:val="0"/>
          <w:noProof/>
          <w:sz w:val="24"/>
          <w:szCs w:val="24"/>
          <w:lang w:eastAsia="ja-JP"/>
        </w:rPr>
      </w:pPr>
      <w:r>
        <w:rPr>
          <w:noProof/>
        </w:rPr>
        <w:t>8.12</w:t>
      </w:r>
      <w:r>
        <w:rPr>
          <w:rFonts w:eastAsiaTheme="minorEastAsia" w:cstheme="minorBidi"/>
          <w:smallCaps w:val="0"/>
          <w:noProof/>
          <w:sz w:val="24"/>
          <w:szCs w:val="24"/>
          <w:lang w:eastAsia="ja-JP"/>
        </w:rPr>
        <w:tab/>
      </w:r>
      <w:r>
        <w:rPr>
          <w:noProof/>
        </w:rPr>
        <w:t>Plausibilisierung und Validierung</w:t>
      </w:r>
      <w:r>
        <w:rPr>
          <w:noProof/>
        </w:rPr>
        <w:tab/>
      </w:r>
      <w:r>
        <w:rPr>
          <w:noProof/>
        </w:rPr>
        <w:fldChar w:fldCharType="begin"/>
      </w:r>
      <w:r>
        <w:rPr>
          <w:noProof/>
        </w:rPr>
        <w:instrText xml:space="preserve"> PAGEREF _Toc188159255 \h </w:instrText>
      </w:r>
      <w:r>
        <w:rPr>
          <w:noProof/>
        </w:rPr>
      </w:r>
      <w:r>
        <w:rPr>
          <w:noProof/>
        </w:rPr>
        <w:fldChar w:fldCharType="separate"/>
      </w:r>
      <w:ins w:id="90" w:author="Mark Warneke" w:date="2015-05-25T13:13:00Z">
        <w:r w:rsidR="002442A2">
          <w:rPr>
            <w:noProof/>
          </w:rPr>
          <w:t>20</w:t>
        </w:r>
      </w:ins>
      <w:del w:id="91" w:author="Mark Warneke" w:date="2015-05-25T13:13:00Z">
        <w:r w:rsidDel="002442A2">
          <w:rPr>
            <w:noProof/>
          </w:rPr>
          <w:delText>16</w:delText>
        </w:r>
      </w:del>
      <w:r>
        <w:rPr>
          <w:noProof/>
        </w:rPr>
        <w:fldChar w:fldCharType="end"/>
      </w:r>
    </w:p>
    <w:p w14:paraId="6602F812" w14:textId="77777777" w:rsidR="003D4092" w:rsidRDefault="003D4092">
      <w:pPr>
        <w:pStyle w:val="TOC2"/>
        <w:tabs>
          <w:tab w:val="left" w:pos="871"/>
          <w:tab w:val="right" w:leader="dot" w:pos="9056"/>
        </w:tabs>
        <w:rPr>
          <w:rFonts w:eastAsiaTheme="minorEastAsia" w:cstheme="minorBidi"/>
          <w:smallCaps w:val="0"/>
          <w:noProof/>
          <w:sz w:val="24"/>
          <w:szCs w:val="24"/>
          <w:lang w:eastAsia="ja-JP"/>
        </w:rPr>
      </w:pPr>
      <w:r>
        <w:rPr>
          <w:noProof/>
        </w:rPr>
        <w:t>8.13</w:t>
      </w:r>
      <w:r>
        <w:rPr>
          <w:rFonts w:eastAsiaTheme="minorEastAsia" w:cstheme="minorBidi"/>
          <w:smallCaps w:val="0"/>
          <w:noProof/>
          <w:sz w:val="24"/>
          <w:szCs w:val="24"/>
          <w:lang w:eastAsia="ja-JP"/>
        </w:rPr>
        <w:tab/>
      </w:r>
      <w:r>
        <w:rPr>
          <w:noProof/>
        </w:rPr>
        <w:t>Ausnahme-/Fehlerbehandlung</w:t>
      </w:r>
      <w:r>
        <w:rPr>
          <w:noProof/>
        </w:rPr>
        <w:tab/>
      </w:r>
      <w:r>
        <w:rPr>
          <w:noProof/>
        </w:rPr>
        <w:fldChar w:fldCharType="begin"/>
      </w:r>
      <w:r>
        <w:rPr>
          <w:noProof/>
        </w:rPr>
        <w:instrText xml:space="preserve"> PAGEREF _Toc188159256 \h </w:instrText>
      </w:r>
      <w:r>
        <w:rPr>
          <w:noProof/>
        </w:rPr>
      </w:r>
      <w:r>
        <w:rPr>
          <w:noProof/>
        </w:rPr>
        <w:fldChar w:fldCharType="separate"/>
      </w:r>
      <w:ins w:id="92" w:author="Mark Warneke" w:date="2015-05-25T13:13:00Z">
        <w:r w:rsidR="002442A2">
          <w:rPr>
            <w:noProof/>
          </w:rPr>
          <w:t>20</w:t>
        </w:r>
      </w:ins>
      <w:del w:id="93" w:author="Mark Warneke" w:date="2015-05-25T13:13:00Z">
        <w:r w:rsidDel="002442A2">
          <w:rPr>
            <w:noProof/>
          </w:rPr>
          <w:delText>16</w:delText>
        </w:r>
      </w:del>
      <w:r>
        <w:rPr>
          <w:noProof/>
        </w:rPr>
        <w:fldChar w:fldCharType="end"/>
      </w:r>
    </w:p>
    <w:p w14:paraId="1AF3BF0E" w14:textId="77777777" w:rsidR="003D4092" w:rsidRDefault="003D4092">
      <w:pPr>
        <w:pStyle w:val="TOC2"/>
        <w:tabs>
          <w:tab w:val="left" w:pos="871"/>
          <w:tab w:val="right" w:leader="dot" w:pos="9056"/>
        </w:tabs>
        <w:rPr>
          <w:rFonts w:eastAsiaTheme="minorEastAsia" w:cstheme="minorBidi"/>
          <w:smallCaps w:val="0"/>
          <w:noProof/>
          <w:sz w:val="24"/>
          <w:szCs w:val="24"/>
          <w:lang w:eastAsia="ja-JP"/>
        </w:rPr>
      </w:pPr>
      <w:r>
        <w:rPr>
          <w:noProof/>
        </w:rPr>
        <w:t>8.14</w:t>
      </w:r>
      <w:r>
        <w:rPr>
          <w:rFonts w:eastAsiaTheme="minorEastAsia" w:cstheme="minorBidi"/>
          <w:smallCaps w:val="0"/>
          <w:noProof/>
          <w:sz w:val="24"/>
          <w:szCs w:val="24"/>
          <w:lang w:eastAsia="ja-JP"/>
        </w:rPr>
        <w:tab/>
      </w:r>
      <w:r>
        <w:rPr>
          <w:noProof/>
        </w:rPr>
        <w:t>Management des Systems &amp; Administrierbarkeit</w:t>
      </w:r>
      <w:r>
        <w:rPr>
          <w:noProof/>
        </w:rPr>
        <w:tab/>
      </w:r>
      <w:r>
        <w:rPr>
          <w:noProof/>
        </w:rPr>
        <w:fldChar w:fldCharType="begin"/>
      </w:r>
      <w:r>
        <w:rPr>
          <w:noProof/>
        </w:rPr>
        <w:instrText xml:space="preserve"> PAGEREF _Toc188159257 \h </w:instrText>
      </w:r>
      <w:r>
        <w:rPr>
          <w:noProof/>
        </w:rPr>
      </w:r>
      <w:r>
        <w:rPr>
          <w:noProof/>
        </w:rPr>
        <w:fldChar w:fldCharType="separate"/>
      </w:r>
      <w:ins w:id="94" w:author="Mark Warneke" w:date="2015-05-25T13:13:00Z">
        <w:r w:rsidR="002442A2">
          <w:rPr>
            <w:noProof/>
          </w:rPr>
          <w:t>20</w:t>
        </w:r>
      </w:ins>
      <w:del w:id="95" w:author="Mark Warneke" w:date="2015-05-25T13:13:00Z">
        <w:r w:rsidDel="002442A2">
          <w:rPr>
            <w:noProof/>
          </w:rPr>
          <w:delText>16</w:delText>
        </w:r>
      </w:del>
      <w:r>
        <w:rPr>
          <w:noProof/>
        </w:rPr>
        <w:fldChar w:fldCharType="end"/>
      </w:r>
    </w:p>
    <w:p w14:paraId="13F540E0" w14:textId="77777777" w:rsidR="003D4092" w:rsidRDefault="003D4092">
      <w:pPr>
        <w:pStyle w:val="TOC2"/>
        <w:tabs>
          <w:tab w:val="left" w:pos="871"/>
          <w:tab w:val="right" w:leader="dot" w:pos="9056"/>
        </w:tabs>
        <w:rPr>
          <w:rFonts w:eastAsiaTheme="minorEastAsia" w:cstheme="minorBidi"/>
          <w:smallCaps w:val="0"/>
          <w:noProof/>
          <w:sz w:val="24"/>
          <w:szCs w:val="24"/>
          <w:lang w:eastAsia="ja-JP"/>
        </w:rPr>
      </w:pPr>
      <w:r>
        <w:rPr>
          <w:noProof/>
        </w:rPr>
        <w:t>8.15</w:t>
      </w:r>
      <w:r>
        <w:rPr>
          <w:rFonts w:eastAsiaTheme="minorEastAsia" w:cstheme="minorBidi"/>
          <w:smallCaps w:val="0"/>
          <w:noProof/>
          <w:sz w:val="24"/>
          <w:szCs w:val="24"/>
          <w:lang w:eastAsia="ja-JP"/>
        </w:rPr>
        <w:tab/>
      </w:r>
      <w:r>
        <w:rPr>
          <w:noProof/>
        </w:rPr>
        <w:t>Logging, Protokollierung, Tracing</w:t>
      </w:r>
      <w:r>
        <w:rPr>
          <w:noProof/>
        </w:rPr>
        <w:tab/>
      </w:r>
      <w:r>
        <w:rPr>
          <w:noProof/>
        </w:rPr>
        <w:fldChar w:fldCharType="begin"/>
      </w:r>
      <w:r>
        <w:rPr>
          <w:noProof/>
        </w:rPr>
        <w:instrText xml:space="preserve"> PAGEREF _Toc188159258 \h </w:instrText>
      </w:r>
      <w:r>
        <w:rPr>
          <w:noProof/>
        </w:rPr>
      </w:r>
      <w:r>
        <w:rPr>
          <w:noProof/>
        </w:rPr>
        <w:fldChar w:fldCharType="separate"/>
      </w:r>
      <w:ins w:id="96" w:author="Mark Warneke" w:date="2015-05-25T13:13:00Z">
        <w:r w:rsidR="002442A2">
          <w:rPr>
            <w:noProof/>
          </w:rPr>
          <w:t>20</w:t>
        </w:r>
      </w:ins>
      <w:del w:id="97" w:author="Mark Warneke" w:date="2015-05-25T13:13:00Z">
        <w:r w:rsidDel="002442A2">
          <w:rPr>
            <w:noProof/>
          </w:rPr>
          <w:delText>16</w:delText>
        </w:r>
      </w:del>
      <w:r>
        <w:rPr>
          <w:noProof/>
        </w:rPr>
        <w:fldChar w:fldCharType="end"/>
      </w:r>
    </w:p>
    <w:p w14:paraId="42C67B1C" w14:textId="77777777" w:rsidR="003D4092" w:rsidRDefault="003D4092">
      <w:pPr>
        <w:pStyle w:val="TOC2"/>
        <w:tabs>
          <w:tab w:val="left" w:pos="871"/>
          <w:tab w:val="right" w:leader="dot" w:pos="9056"/>
        </w:tabs>
        <w:rPr>
          <w:rFonts w:eastAsiaTheme="minorEastAsia" w:cstheme="minorBidi"/>
          <w:smallCaps w:val="0"/>
          <w:noProof/>
          <w:sz w:val="24"/>
          <w:szCs w:val="24"/>
          <w:lang w:eastAsia="ja-JP"/>
        </w:rPr>
      </w:pPr>
      <w:r>
        <w:rPr>
          <w:noProof/>
        </w:rPr>
        <w:t>8.16</w:t>
      </w:r>
      <w:r>
        <w:rPr>
          <w:rFonts w:eastAsiaTheme="minorEastAsia" w:cstheme="minorBidi"/>
          <w:smallCaps w:val="0"/>
          <w:noProof/>
          <w:sz w:val="24"/>
          <w:szCs w:val="24"/>
          <w:lang w:eastAsia="ja-JP"/>
        </w:rPr>
        <w:tab/>
      </w:r>
      <w:r>
        <w:rPr>
          <w:noProof/>
        </w:rPr>
        <w:t>Geschäftsregeln</w:t>
      </w:r>
      <w:r>
        <w:rPr>
          <w:noProof/>
        </w:rPr>
        <w:tab/>
      </w:r>
      <w:r>
        <w:rPr>
          <w:noProof/>
        </w:rPr>
        <w:fldChar w:fldCharType="begin"/>
      </w:r>
      <w:r>
        <w:rPr>
          <w:noProof/>
        </w:rPr>
        <w:instrText xml:space="preserve"> PAGEREF _Toc188159259 \h </w:instrText>
      </w:r>
      <w:r>
        <w:rPr>
          <w:noProof/>
        </w:rPr>
      </w:r>
      <w:r>
        <w:rPr>
          <w:noProof/>
        </w:rPr>
        <w:fldChar w:fldCharType="separate"/>
      </w:r>
      <w:ins w:id="98" w:author="Mark Warneke" w:date="2015-05-25T13:13:00Z">
        <w:r w:rsidR="002442A2">
          <w:rPr>
            <w:noProof/>
          </w:rPr>
          <w:t>20</w:t>
        </w:r>
      </w:ins>
      <w:del w:id="99" w:author="Mark Warneke" w:date="2015-05-25T13:13:00Z">
        <w:r w:rsidDel="002442A2">
          <w:rPr>
            <w:noProof/>
          </w:rPr>
          <w:delText>16</w:delText>
        </w:r>
      </w:del>
      <w:r>
        <w:rPr>
          <w:noProof/>
        </w:rPr>
        <w:fldChar w:fldCharType="end"/>
      </w:r>
    </w:p>
    <w:p w14:paraId="536DC1AE" w14:textId="77777777" w:rsidR="003D4092" w:rsidRDefault="003D4092">
      <w:pPr>
        <w:pStyle w:val="TOC2"/>
        <w:tabs>
          <w:tab w:val="left" w:pos="871"/>
          <w:tab w:val="right" w:leader="dot" w:pos="9056"/>
        </w:tabs>
        <w:rPr>
          <w:rFonts w:eastAsiaTheme="minorEastAsia" w:cstheme="minorBidi"/>
          <w:smallCaps w:val="0"/>
          <w:noProof/>
          <w:sz w:val="24"/>
          <w:szCs w:val="24"/>
          <w:lang w:eastAsia="ja-JP"/>
        </w:rPr>
      </w:pPr>
      <w:r>
        <w:rPr>
          <w:noProof/>
        </w:rPr>
        <w:t>8.17</w:t>
      </w:r>
      <w:r>
        <w:rPr>
          <w:rFonts w:eastAsiaTheme="minorEastAsia" w:cstheme="minorBidi"/>
          <w:smallCaps w:val="0"/>
          <w:noProof/>
          <w:sz w:val="24"/>
          <w:szCs w:val="24"/>
          <w:lang w:eastAsia="ja-JP"/>
        </w:rPr>
        <w:tab/>
      </w:r>
      <w:r>
        <w:rPr>
          <w:noProof/>
        </w:rPr>
        <w:t>Konfigurierbarkeit</w:t>
      </w:r>
      <w:r>
        <w:rPr>
          <w:noProof/>
        </w:rPr>
        <w:tab/>
      </w:r>
      <w:r>
        <w:rPr>
          <w:noProof/>
        </w:rPr>
        <w:fldChar w:fldCharType="begin"/>
      </w:r>
      <w:r>
        <w:rPr>
          <w:noProof/>
        </w:rPr>
        <w:instrText xml:space="preserve"> PAGEREF _Toc188159260 \h </w:instrText>
      </w:r>
      <w:r>
        <w:rPr>
          <w:noProof/>
        </w:rPr>
      </w:r>
      <w:r>
        <w:rPr>
          <w:noProof/>
        </w:rPr>
        <w:fldChar w:fldCharType="separate"/>
      </w:r>
      <w:ins w:id="100" w:author="Mark Warneke" w:date="2015-05-25T13:13:00Z">
        <w:r w:rsidR="002442A2">
          <w:rPr>
            <w:noProof/>
          </w:rPr>
          <w:t>20</w:t>
        </w:r>
      </w:ins>
      <w:del w:id="101" w:author="Mark Warneke" w:date="2015-05-25T13:13:00Z">
        <w:r w:rsidDel="002442A2">
          <w:rPr>
            <w:noProof/>
          </w:rPr>
          <w:delText>17</w:delText>
        </w:r>
      </w:del>
      <w:r>
        <w:rPr>
          <w:noProof/>
        </w:rPr>
        <w:fldChar w:fldCharType="end"/>
      </w:r>
    </w:p>
    <w:p w14:paraId="34AC0841" w14:textId="77777777" w:rsidR="003D4092" w:rsidRDefault="003D4092">
      <w:pPr>
        <w:pStyle w:val="TOC2"/>
        <w:tabs>
          <w:tab w:val="left" w:pos="871"/>
          <w:tab w:val="right" w:leader="dot" w:pos="9056"/>
        </w:tabs>
        <w:rPr>
          <w:rFonts w:eastAsiaTheme="minorEastAsia" w:cstheme="minorBidi"/>
          <w:smallCaps w:val="0"/>
          <w:noProof/>
          <w:sz w:val="24"/>
          <w:szCs w:val="24"/>
          <w:lang w:eastAsia="ja-JP"/>
        </w:rPr>
      </w:pPr>
      <w:r>
        <w:rPr>
          <w:noProof/>
        </w:rPr>
        <w:t>8.18</w:t>
      </w:r>
      <w:r>
        <w:rPr>
          <w:rFonts w:eastAsiaTheme="minorEastAsia" w:cstheme="minorBidi"/>
          <w:smallCaps w:val="0"/>
          <w:noProof/>
          <w:sz w:val="24"/>
          <w:szCs w:val="24"/>
          <w:lang w:eastAsia="ja-JP"/>
        </w:rPr>
        <w:tab/>
      </w:r>
      <w:r>
        <w:rPr>
          <w:noProof/>
        </w:rPr>
        <w:t>Parallelisierung und Threading</w:t>
      </w:r>
      <w:r>
        <w:rPr>
          <w:noProof/>
        </w:rPr>
        <w:tab/>
      </w:r>
      <w:r>
        <w:rPr>
          <w:noProof/>
        </w:rPr>
        <w:fldChar w:fldCharType="begin"/>
      </w:r>
      <w:r>
        <w:rPr>
          <w:noProof/>
        </w:rPr>
        <w:instrText xml:space="preserve"> PAGEREF _Toc188159261 \h </w:instrText>
      </w:r>
      <w:r>
        <w:rPr>
          <w:noProof/>
        </w:rPr>
      </w:r>
      <w:r>
        <w:rPr>
          <w:noProof/>
        </w:rPr>
        <w:fldChar w:fldCharType="separate"/>
      </w:r>
      <w:ins w:id="102" w:author="Mark Warneke" w:date="2015-05-25T13:13:00Z">
        <w:r w:rsidR="002442A2">
          <w:rPr>
            <w:noProof/>
          </w:rPr>
          <w:t>20</w:t>
        </w:r>
      </w:ins>
      <w:del w:id="103" w:author="Mark Warneke" w:date="2015-05-25T13:13:00Z">
        <w:r w:rsidDel="002442A2">
          <w:rPr>
            <w:noProof/>
          </w:rPr>
          <w:delText>17</w:delText>
        </w:r>
      </w:del>
      <w:r>
        <w:rPr>
          <w:noProof/>
        </w:rPr>
        <w:fldChar w:fldCharType="end"/>
      </w:r>
    </w:p>
    <w:p w14:paraId="46C56980" w14:textId="77777777" w:rsidR="003D4092" w:rsidRDefault="003D4092">
      <w:pPr>
        <w:pStyle w:val="TOC2"/>
        <w:tabs>
          <w:tab w:val="left" w:pos="871"/>
          <w:tab w:val="right" w:leader="dot" w:pos="9056"/>
        </w:tabs>
        <w:rPr>
          <w:rFonts w:eastAsiaTheme="minorEastAsia" w:cstheme="minorBidi"/>
          <w:smallCaps w:val="0"/>
          <w:noProof/>
          <w:sz w:val="24"/>
          <w:szCs w:val="24"/>
          <w:lang w:eastAsia="ja-JP"/>
        </w:rPr>
      </w:pPr>
      <w:r>
        <w:rPr>
          <w:noProof/>
        </w:rPr>
        <w:t>8.19</w:t>
      </w:r>
      <w:r>
        <w:rPr>
          <w:rFonts w:eastAsiaTheme="minorEastAsia" w:cstheme="minorBidi"/>
          <w:smallCaps w:val="0"/>
          <w:noProof/>
          <w:sz w:val="24"/>
          <w:szCs w:val="24"/>
          <w:lang w:eastAsia="ja-JP"/>
        </w:rPr>
        <w:tab/>
      </w:r>
      <w:r>
        <w:rPr>
          <w:noProof/>
        </w:rPr>
        <w:t>Internationalisierung</w:t>
      </w:r>
      <w:r>
        <w:rPr>
          <w:noProof/>
        </w:rPr>
        <w:tab/>
      </w:r>
      <w:r>
        <w:rPr>
          <w:noProof/>
        </w:rPr>
        <w:fldChar w:fldCharType="begin"/>
      </w:r>
      <w:r>
        <w:rPr>
          <w:noProof/>
        </w:rPr>
        <w:instrText xml:space="preserve"> PAGEREF _Toc188159262 \h </w:instrText>
      </w:r>
      <w:r>
        <w:rPr>
          <w:noProof/>
        </w:rPr>
      </w:r>
      <w:r>
        <w:rPr>
          <w:noProof/>
        </w:rPr>
        <w:fldChar w:fldCharType="separate"/>
      </w:r>
      <w:ins w:id="104" w:author="Mark Warneke" w:date="2015-05-25T13:13:00Z">
        <w:r w:rsidR="002442A2">
          <w:rPr>
            <w:noProof/>
          </w:rPr>
          <w:t>21</w:t>
        </w:r>
      </w:ins>
      <w:del w:id="105" w:author="Mark Warneke" w:date="2015-05-25T13:13:00Z">
        <w:r w:rsidDel="002442A2">
          <w:rPr>
            <w:noProof/>
          </w:rPr>
          <w:delText>17</w:delText>
        </w:r>
      </w:del>
      <w:r>
        <w:rPr>
          <w:noProof/>
        </w:rPr>
        <w:fldChar w:fldCharType="end"/>
      </w:r>
    </w:p>
    <w:p w14:paraId="1E6D1CB5" w14:textId="77777777" w:rsidR="003D4092" w:rsidRDefault="003D4092">
      <w:pPr>
        <w:pStyle w:val="TOC2"/>
        <w:tabs>
          <w:tab w:val="left" w:pos="871"/>
          <w:tab w:val="right" w:leader="dot" w:pos="9056"/>
        </w:tabs>
        <w:rPr>
          <w:rFonts w:eastAsiaTheme="minorEastAsia" w:cstheme="minorBidi"/>
          <w:smallCaps w:val="0"/>
          <w:noProof/>
          <w:sz w:val="24"/>
          <w:szCs w:val="24"/>
          <w:lang w:eastAsia="ja-JP"/>
        </w:rPr>
      </w:pPr>
      <w:r>
        <w:rPr>
          <w:noProof/>
        </w:rPr>
        <w:t>8.20</w:t>
      </w:r>
      <w:r>
        <w:rPr>
          <w:rFonts w:eastAsiaTheme="minorEastAsia" w:cstheme="minorBidi"/>
          <w:smallCaps w:val="0"/>
          <w:noProof/>
          <w:sz w:val="24"/>
          <w:szCs w:val="24"/>
          <w:lang w:eastAsia="ja-JP"/>
        </w:rPr>
        <w:tab/>
      </w:r>
      <w:r>
        <w:rPr>
          <w:noProof/>
        </w:rPr>
        <w:t>Migration</w:t>
      </w:r>
      <w:r>
        <w:rPr>
          <w:noProof/>
        </w:rPr>
        <w:tab/>
      </w:r>
      <w:r>
        <w:rPr>
          <w:noProof/>
        </w:rPr>
        <w:fldChar w:fldCharType="begin"/>
      </w:r>
      <w:r>
        <w:rPr>
          <w:noProof/>
        </w:rPr>
        <w:instrText xml:space="preserve"> PAGEREF _Toc188159263 \h </w:instrText>
      </w:r>
      <w:r>
        <w:rPr>
          <w:noProof/>
        </w:rPr>
      </w:r>
      <w:r>
        <w:rPr>
          <w:noProof/>
        </w:rPr>
        <w:fldChar w:fldCharType="separate"/>
      </w:r>
      <w:ins w:id="106" w:author="Mark Warneke" w:date="2015-05-25T13:13:00Z">
        <w:r w:rsidR="002442A2">
          <w:rPr>
            <w:noProof/>
          </w:rPr>
          <w:t>21</w:t>
        </w:r>
      </w:ins>
      <w:del w:id="107" w:author="Mark Warneke" w:date="2015-05-25T13:13:00Z">
        <w:r w:rsidDel="002442A2">
          <w:rPr>
            <w:noProof/>
          </w:rPr>
          <w:delText>17</w:delText>
        </w:r>
      </w:del>
      <w:r>
        <w:rPr>
          <w:noProof/>
        </w:rPr>
        <w:fldChar w:fldCharType="end"/>
      </w:r>
    </w:p>
    <w:p w14:paraId="5AF310FD" w14:textId="77777777" w:rsidR="003D4092" w:rsidRDefault="003D4092">
      <w:pPr>
        <w:pStyle w:val="TOC2"/>
        <w:tabs>
          <w:tab w:val="left" w:pos="871"/>
          <w:tab w:val="right" w:leader="dot" w:pos="9056"/>
        </w:tabs>
        <w:rPr>
          <w:rFonts w:eastAsiaTheme="minorEastAsia" w:cstheme="minorBidi"/>
          <w:smallCaps w:val="0"/>
          <w:noProof/>
          <w:sz w:val="24"/>
          <w:szCs w:val="24"/>
          <w:lang w:eastAsia="ja-JP"/>
        </w:rPr>
      </w:pPr>
      <w:r>
        <w:rPr>
          <w:noProof/>
        </w:rPr>
        <w:t>8.21</w:t>
      </w:r>
      <w:r>
        <w:rPr>
          <w:rFonts w:eastAsiaTheme="minorEastAsia" w:cstheme="minorBidi"/>
          <w:smallCaps w:val="0"/>
          <w:noProof/>
          <w:sz w:val="24"/>
          <w:szCs w:val="24"/>
          <w:lang w:eastAsia="ja-JP"/>
        </w:rPr>
        <w:tab/>
      </w:r>
      <w:r>
        <w:rPr>
          <w:noProof/>
        </w:rPr>
        <w:t>Testbarkeit</w:t>
      </w:r>
      <w:r>
        <w:rPr>
          <w:noProof/>
        </w:rPr>
        <w:tab/>
      </w:r>
      <w:r>
        <w:rPr>
          <w:noProof/>
        </w:rPr>
        <w:fldChar w:fldCharType="begin"/>
      </w:r>
      <w:r>
        <w:rPr>
          <w:noProof/>
        </w:rPr>
        <w:instrText xml:space="preserve"> PAGEREF _Toc188159264 \h </w:instrText>
      </w:r>
      <w:r>
        <w:rPr>
          <w:noProof/>
        </w:rPr>
      </w:r>
      <w:r>
        <w:rPr>
          <w:noProof/>
        </w:rPr>
        <w:fldChar w:fldCharType="separate"/>
      </w:r>
      <w:ins w:id="108" w:author="Mark Warneke" w:date="2015-05-25T13:13:00Z">
        <w:r w:rsidR="002442A2">
          <w:rPr>
            <w:noProof/>
          </w:rPr>
          <w:t>21</w:t>
        </w:r>
      </w:ins>
      <w:del w:id="109" w:author="Mark Warneke" w:date="2015-05-25T13:13:00Z">
        <w:r w:rsidDel="002442A2">
          <w:rPr>
            <w:noProof/>
          </w:rPr>
          <w:delText>17</w:delText>
        </w:r>
      </w:del>
      <w:r>
        <w:rPr>
          <w:noProof/>
        </w:rPr>
        <w:fldChar w:fldCharType="end"/>
      </w:r>
    </w:p>
    <w:p w14:paraId="39DF8D75" w14:textId="77777777" w:rsidR="003D4092" w:rsidRDefault="003D4092">
      <w:pPr>
        <w:pStyle w:val="TOC2"/>
        <w:tabs>
          <w:tab w:val="left" w:pos="871"/>
          <w:tab w:val="right" w:leader="dot" w:pos="9056"/>
        </w:tabs>
        <w:rPr>
          <w:rFonts w:eastAsiaTheme="minorEastAsia" w:cstheme="minorBidi"/>
          <w:smallCaps w:val="0"/>
          <w:noProof/>
          <w:sz w:val="24"/>
          <w:szCs w:val="24"/>
          <w:lang w:eastAsia="ja-JP"/>
        </w:rPr>
      </w:pPr>
      <w:r>
        <w:rPr>
          <w:noProof/>
        </w:rPr>
        <w:t>8.22</w:t>
      </w:r>
      <w:r>
        <w:rPr>
          <w:rFonts w:eastAsiaTheme="minorEastAsia" w:cstheme="minorBidi"/>
          <w:smallCaps w:val="0"/>
          <w:noProof/>
          <w:sz w:val="24"/>
          <w:szCs w:val="24"/>
          <w:lang w:eastAsia="ja-JP"/>
        </w:rPr>
        <w:tab/>
      </w:r>
      <w:r>
        <w:rPr>
          <w:noProof/>
        </w:rPr>
        <w:t>Skalierung, Clustering</w:t>
      </w:r>
      <w:r>
        <w:rPr>
          <w:noProof/>
        </w:rPr>
        <w:tab/>
      </w:r>
      <w:r>
        <w:rPr>
          <w:noProof/>
        </w:rPr>
        <w:fldChar w:fldCharType="begin"/>
      </w:r>
      <w:r>
        <w:rPr>
          <w:noProof/>
        </w:rPr>
        <w:instrText xml:space="preserve"> PAGEREF _Toc188159265 \h </w:instrText>
      </w:r>
      <w:r>
        <w:rPr>
          <w:noProof/>
        </w:rPr>
      </w:r>
      <w:r>
        <w:rPr>
          <w:noProof/>
        </w:rPr>
        <w:fldChar w:fldCharType="separate"/>
      </w:r>
      <w:ins w:id="110" w:author="Mark Warneke" w:date="2015-05-25T13:13:00Z">
        <w:r w:rsidR="002442A2">
          <w:rPr>
            <w:noProof/>
          </w:rPr>
          <w:t>21</w:t>
        </w:r>
      </w:ins>
      <w:del w:id="111" w:author="Mark Warneke" w:date="2015-05-25T13:13:00Z">
        <w:r w:rsidDel="002442A2">
          <w:rPr>
            <w:noProof/>
          </w:rPr>
          <w:delText>17</w:delText>
        </w:r>
      </w:del>
      <w:r>
        <w:rPr>
          <w:noProof/>
        </w:rPr>
        <w:fldChar w:fldCharType="end"/>
      </w:r>
    </w:p>
    <w:p w14:paraId="50428949" w14:textId="77777777" w:rsidR="003D4092" w:rsidRDefault="003D4092">
      <w:pPr>
        <w:pStyle w:val="TOC2"/>
        <w:tabs>
          <w:tab w:val="left" w:pos="871"/>
          <w:tab w:val="right" w:leader="dot" w:pos="9056"/>
        </w:tabs>
        <w:rPr>
          <w:rFonts w:eastAsiaTheme="minorEastAsia" w:cstheme="minorBidi"/>
          <w:smallCaps w:val="0"/>
          <w:noProof/>
          <w:sz w:val="24"/>
          <w:szCs w:val="24"/>
          <w:lang w:eastAsia="ja-JP"/>
        </w:rPr>
      </w:pPr>
      <w:r>
        <w:rPr>
          <w:noProof/>
        </w:rPr>
        <w:t>8.23</w:t>
      </w:r>
      <w:r>
        <w:rPr>
          <w:rFonts w:eastAsiaTheme="minorEastAsia" w:cstheme="minorBidi"/>
          <w:smallCaps w:val="0"/>
          <w:noProof/>
          <w:sz w:val="24"/>
          <w:szCs w:val="24"/>
          <w:lang w:eastAsia="ja-JP"/>
        </w:rPr>
        <w:tab/>
      </w:r>
      <w:r>
        <w:rPr>
          <w:noProof/>
        </w:rPr>
        <w:t>Hochverfügbarkeit</w:t>
      </w:r>
      <w:r>
        <w:rPr>
          <w:noProof/>
        </w:rPr>
        <w:tab/>
      </w:r>
      <w:r>
        <w:rPr>
          <w:noProof/>
        </w:rPr>
        <w:fldChar w:fldCharType="begin"/>
      </w:r>
      <w:r>
        <w:rPr>
          <w:noProof/>
        </w:rPr>
        <w:instrText xml:space="preserve"> PAGEREF _Toc188159266 \h </w:instrText>
      </w:r>
      <w:r>
        <w:rPr>
          <w:noProof/>
        </w:rPr>
      </w:r>
      <w:r>
        <w:rPr>
          <w:noProof/>
        </w:rPr>
        <w:fldChar w:fldCharType="separate"/>
      </w:r>
      <w:ins w:id="112" w:author="Mark Warneke" w:date="2015-05-25T13:13:00Z">
        <w:r w:rsidR="002442A2">
          <w:rPr>
            <w:noProof/>
          </w:rPr>
          <w:t>21</w:t>
        </w:r>
      </w:ins>
      <w:del w:id="113" w:author="Mark Warneke" w:date="2015-05-25T13:13:00Z">
        <w:r w:rsidDel="002442A2">
          <w:rPr>
            <w:noProof/>
          </w:rPr>
          <w:delText>17</w:delText>
        </w:r>
      </w:del>
      <w:r>
        <w:rPr>
          <w:noProof/>
        </w:rPr>
        <w:fldChar w:fldCharType="end"/>
      </w:r>
    </w:p>
    <w:p w14:paraId="23998FCF" w14:textId="77777777" w:rsidR="003D4092" w:rsidRDefault="003D4092" w:rsidP="002442A2">
      <w:pPr>
        <w:pStyle w:val="TOC1"/>
        <w:rPr>
          <w:rFonts w:eastAsiaTheme="minorEastAsia" w:cstheme="minorBidi"/>
          <w:noProof/>
          <w:sz w:val="24"/>
          <w:szCs w:val="24"/>
          <w:lang w:eastAsia="ja-JP"/>
        </w:rPr>
      </w:pPr>
      <w:r>
        <w:rPr>
          <w:noProof/>
        </w:rPr>
        <w:lastRenderedPageBreak/>
        <w:t>9.</w:t>
      </w:r>
      <w:r>
        <w:rPr>
          <w:rFonts w:eastAsiaTheme="minorEastAsia" w:cstheme="minorBidi"/>
          <w:noProof/>
          <w:sz w:val="24"/>
          <w:szCs w:val="24"/>
          <w:lang w:eastAsia="ja-JP"/>
        </w:rPr>
        <w:tab/>
      </w:r>
      <w:r>
        <w:rPr>
          <w:noProof/>
        </w:rPr>
        <w:t>Entwurfsentscheidungen</w:t>
      </w:r>
      <w:r>
        <w:rPr>
          <w:noProof/>
        </w:rPr>
        <w:tab/>
      </w:r>
      <w:r>
        <w:rPr>
          <w:noProof/>
        </w:rPr>
        <w:fldChar w:fldCharType="begin"/>
      </w:r>
      <w:r>
        <w:rPr>
          <w:noProof/>
        </w:rPr>
        <w:instrText xml:space="preserve"> PAGEREF _Toc188159267 \h </w:instrText>
      </w:r>
      <w:r>
        <w:rPr>
          <w:noProof/>
        </w:rPr>
      </w:r>
      <w:r>
        <w:rPr>
          <w:noProof/>
        </w:rPr>
        <w:fldChar w:fldCharType="separate"/>
      </w:r>
      <w:ins w:id="114" w:author="Mark Warneke" w:date="2015-05-25T13:13:00Z">
        <w:r w:rsidR="002442A2">
          <w:rPr>
            <w:noProof/>
          </w:rPr>
          <w:t>21</w:t>
        </w:r>
      </w:ins>
      <w:del w:id="115" w:author="Mark Warneke" w:date="2015-05-25T13:13:00Z">
        <w:r w:rsidDel="002442A2">
          <w:rPr>
            <w:noProof/>
          </w:rPr>
          <w:delText>17</w:delText>
        </w:r>
      </w:del>
      <w:r>
        <w:rPr>
          <w:noProof/>
        </w:rPr>
        <w:fldChar w:fldCharType="end"/>
      </w:r>
    </w:p>
    <w:p w14:paraId="552ECD51"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9.1</w:t>
      </w:r>
      <w:r>
        <w:rPr>
          <w:rFonts w:eastAsiaTheme="minorEastAsia" w:cstheme="minorBidi"/>
          <w:smallCaps w:val="0"/>
          <w:noProof/>
          <w:sz w:val="24"/>
          <w:szCs w:val="24"/>
          <w:lang w:eastAsia="ja-JP"/>
        </w:rPr>
        <w:tab/>
      </w:r>
      <w:r>
        <w:rPr>
          <w:noProof/>
        </w:rPr>
        <w:t>Entwurfsentscheidung 1</w:t>
      </w:r>
      <w:r>
        <w:rPr>
          <w:noProof/>
        </w:rPr>
        <w:tab/>
      </w:r>
      <w:r>
        <w:rPr>
          <w:noProof/>
        </w:rPr>
        <w:fldChar w:fldCharType="begin"/>
      </w:r>
      <w:r>
        <w:rPr>
          <w:noProof/>
        </w:rPr>
        <w:instrText xml:space="preserve"> PAGEREF _Toc188159268 \h </w:instrText>
      </w:r>
      <w:r>
        <w:rPr>
          <w:noProof/>
        </w:rPr>
      </w:r>
      <w:r>
        <w:rPr>
          <w:noProof/>
        </w:rPr>
        <w:fldChar w:fldCharType="separate"/>
      </w:r>
      <w:ins w:id="116" w:author="Mark Warneke" w:date="2015-05-25T13:13:00Z">
        <w:r w:rsidR="002442A2">
          <w:rPr>
            <w:noProof/>
          </w:rPr>
          <w:t>21</w:t>
        </w:r>
      </w:ins>
      <w:del w:id="117" w:author="Mark Warneke" w:date="2015-05-25T13:13:00Z">
        <w:r w:rsidDel="002442A2">
          <w:rPr>
            <w:noProof/>
          </w:rPr>
          <w:delText>17</w:delText>
        </w:r>
      </w:del>
      <w:r>
        <w:rPr>
          <w:noProof/>
        </w:rPr>
        <w:fldChar w:fldCharType="end"/>
      </w:r>
    </w:p>
    <w:p w14:paraId="7F878373" w14:textId="77777777" w:rsidR="003D4092" w:rsidRDefault="003D4092">
      <w:pPr>
        <w:pStyle w:val="TOC2"/>
        <w:tabs>
          <w:tab w:val="left" w:pos="749"/>
          <w:tab w:val="right" w:leader="dot" w:pos="9056"/>
        </w:tabs>
        <w:rPr>
          <w:rFonts w:eastAsiaTheme="minorEastAsia" w:cstheme="minorBidi"/>
          <w:smallCaps w:val="0"/>
          <w:noProof/>
          <w:sz w:val="24"/>
          <w:szCs w:val="24"/>
          <w:lang w:eastAsia="ja-JP"/>
        </w:rPr>
      </w:pPr>
      <w:r>
        <w:rPr>
          <w:noProof/>
        </w:rPr>
        <w:t>9.2</w:t>
      </w:r>
      <w:r>
        <w:rPr>
          <w:rFonts w:eastAsiaTheme="minorEastAsia" w:cstheme="minorBidi"/>
          <w:smallCaps w:val="0"/>
          <w:noProof/>
          <w:sz w:val="24"/>
          <w:szCs w:val="24"/>
          <w:lang w:eastAsia="ja-JP"/>
        </w:rPr>
        <w:tab/>
      </w:r>
      <w:r>
        <w:rPr>
          <w:noProof/>
        </w:rPr>
        <w:t>Entwurfsentscheidung n</w:t>
      </w:r>
      <w:r>
        <w:rPr>
          <w:noProof/>
        </w:rPr>
        <w:tab/>
      </w:r>
      <w:r>
        <w:rPr>
          <w:noProof/>
        </w:rPr>
        <w:fldChar w:fldCharType="begin"/>
      </w:r>
      <w:r>
        <w:rPr>
          <w:noProof/>
        </w:rPr>
        <w:instrText xml:space="preserve"> PAGEREF _Toc188159269 \h </w:instrText>
      </w:r>
      <w:r>
        <w:rPr>
          <w:noProof/>
        </w:rPr>
      </w:r>
      <w:r>
        <w:rPr>
          <w:noProof/>
        </w:rPr>
        <w:fldChar w:fldCharType="separate"/>
      </w:r>
      <w:ins w:id="118" w:author="Mark Warneke" w:date="2015-05-25T13:13:00Z">
        <w:r w:rsidR="002442A2">
          <w:rPr>
            <w:noProof/>
          </w:rPr>
          <w:t>21</w:t>
        </w:r>
      </w:ins>
      <w:del w:id="119" w:author="Mark Warneke" w:date="2015-05-25T13:13:00Z">
        <w:r w:rsidDel="002442A2">
          <w:rPr>
            <w:noProof/>
          </w:rPr>
          <w:delText>17</w:delText>
        </w:r>
      </w:del>
      <w:r>
        <w:rPr>
          <w:noProof/>
        </w:rPr>
        <w:fldChar w:fldCharType="end"/>
      </w:r>
    </w:p>
    <w:p w14:paraId="0CCAC99E" w14:textId="77777777" w:rsidR="003D4092" w:rsidRDefault="003D4092" w:rsidP="002442A2">
      <w:pPr>
        <w:pStyle w:val="TOC1"/>
        <w:rPr>
          <w:rFonts w:eastAsiaTheme="minorEastAsia" w:cstheme="minorBidi"/>
          <w:noProof/>
          <w:sz w:val="24"/>
          <w:szCs w:val="24"/>
          <w:lang w:eastAsia="ja-JP"/>
        </w:rPr>
        <w:pPrChange w:id="120" w:author="Mark Warneke" w:date="2015-05-25T13:13:00Z">
          <w:pPr>
            <w:pStyle w:val="TOC1"/>
            <w:tabs>
              <w:tab w:val="left" w:pos="552"/>
              <w:tab w:val="right" w:leader="dot" w:pos="9056"/>
            </w:tabs>
          </w:pPr>
        </w:pPrChange>
      </w:pPr>
      <w:r>
        <w:rPr>
          <w:noProof/>
        </w:rPr>
        <w:t>10.</w:t>
      </w:r>
      <w:r>
        <w:rPr>
          <w:rFonts w:eastAsiaTheme="minorEastAsia" w:cstheme="minorBidi"/>
          <w:noProof/>
          <w:sz w:val="24"/>
          <w:szCs w:val="24"/>
          <w:lang w:eastAsia="ja-JP"/>
        </w:rPr>
        <w:tab/>
      </w:r>
      <w:r>
        <w:rPr>
          <w:noProof/>
        </w:rPr>
        <w:t>Qualitätsszenarien</w:t>
      </w:r>
      <w:r>
        <w:rPr>
          <w:noProof/>
        </w:rPr>
        <w:tab/>
      </w:r>
      <w:r>
        <w:rPr>
          <w:noProof/>
        </w:rPr>
        <w:fldChar w:fldCharType="begin"/>
      </w:r>
      <w:r>
        <w:rPr>
          <w:noProof/>
        </w:rPr>
        <w:instrText xml:space="preserve"> PAGEREF _Toc188159270 \h </w:instrText>
      </w:r>
      <w:r>
        <w:rPr>
          <w:noProof/>
        </w:rPr>
      </w:r>
      <w:r>
        <w:rPr>
          <w:noProof/>
        </w:rPr>
        <w:fldChar w:fldCharType="separate"/>
      </w:r>
      <w:ins w:id="121" w:author="Mark Warneke" w:date="2015-05-25T13:13:00Z">
        <w:r w:rsidR="002442A2">
          <w:rPr>
            <w:noProof/>
          </w:rPr>
          <w:t>21</w:t>
        </w:r>
      </w:ins>
      <w:del w:id="122" w:author="Mark Warneke" w:date="2015-05-25T13:13:00Z">
        <w:r w:rsidDel="002442A2">
          <w:rPr>
            <w:noProof/>
          </w:rPr>
          <w:delText>17</w:delText>
        </w:r>
      </w:del>
      <w:r>
        <w:rPr>
          <w:noProof/>
        </w:rPr>
        <w:fldChar w:fldCharType="end"/>
      </w:r>
    </w:p>
    <w:p w14:paraId="5AA5692B" w14:textId="77777777" w:rsidR="003D4092" w:rsidRDefault="003D4092">
      <w:pPr>
        <w:pStyle w:val="TOC2"/>
        <w:tabs>
          <w:tab w:val="left" w:pos="871"/>
          <w:tab w:val="right" w:leader="dot" w:pos="9056"/>
        </w:tabs>
        <w:rPr>
          <w:rFonts w:eastAsiaTheme="minorEastAsia" w:cstheme="minorBidi"/>
          <w:smallCaps w:val="0"/>
          <w:noProof/>
          <w:sz w:val="24"/>
          <w:szCs w:val="24"/>
          <w:lang w:eastAsia="ja-JP"/>
        </w:rPr>
      </w:pPr>
      <w:r>
        <w:rPr>
          <w:noProof/>
        </w:rPr>
        <w:t>10.1</w:t>
      </w:r>
      <w:r>
        <w:rPr>
          <w:rFonts w:eastAsiaTheme="minorEastAsia" w:cstheme="minorBidi"/>
          <w:smallCaps w:val="0"/>
          <w:noProof/>
          <w:sz w:val="24"/>
          <w:szCs w:val="24"/>
          <w:lang w:eastAsia="ja-JP"/>
        </w:rPr>
        <w:tab/>
      </w:r>
      <w:r>
        <w:rPr>
          <w:noProof/>
        </w:rPr>
        <w:t>Qualitätsbaum</w:t>
      </w:r>
      <w:r>
        <w:rPr>
          <w:noProof/>
        </w:rPr>
        <w:tab/>
      </w:r>
      <w:r>
        <w:rPr>
          <w:noProof/>
        </w:rPr>
        <w:fldChar w:fldCharType="begin"/>
      </w:r>
      <w:r>
        <w:rPr>
          <w:noProof/>
        </w:rPr>
        <w:instrText xml:space="preserve"> PAGEREF _Toc188159271 \h </w:instrText>
      </w:r>
      <w:r>
        <w:rPr>
          <w:noProof/>
        </w:rPr>
      </w:r>
      <w:r>
        <w:rPr>
          <w:noProof/>
        </w:rPr>
        <w:fldChar w:fldCharType="separate"/>
      </w:r>
      <w:ins w:id="123" w:author="Mark Warneke" w:date="2015-05-25T13:13:00Z">
        <w:r w:rsidR="002442A2">
          <w:rPr>
            <w:noProof/>
          </w:rPr>
          <w:t>21</w:t>
        </w:r>
      </w:ins>
      <w:del w:id="124" w:author="Mark Warneke" w:date="2015-05-25T13:13:00Z">
        <w:r w:rsidDel="002442A2">
          <w:rPr>
            <w:noProof/>
          </w:rPr>
          <w:delText>18</w:delText>
        </w:r>
      </w:del>
      <w:r>
        <w:rPr>
          <w:noProof/>
        </w:rPr>
        <w:fldChar w:fldCharType="end"/>
      </w:r>
    </w:p>
    <w:p w14:paraId="16C08E5C" w14:textId="77777777" w:rsidR="003D4092" w:rsidRDefault="003D4092">
      <w:pPr>
        <w:pStyle w:val="TOC2"/>
        <w:tabs>
          <w:tab w:val="left" w:pos="871"/>
          <w:tab w:val="right" w:leader="dot" w:pos="9056"/>
        </w:tabs>
        <w:rPr>
          <w:rFonts w:eastAsiaTheme="minorEastAsia" w:cstheme="minorBidi"/>
          <w:smallCaps w:val="0"/>
          <w:noProof/>
          <w:sz w:val="24"/>
          <w:szCs w:val="24"/>
          <w:lang w:eastAsia="ja-JP"/>
        </w:rPr>
      </w:pPr>
      <w:r>
        <w:rPr>
          <w:noProof/>
        </w:rPr>
        <w:t>10.2</w:t>
      </w:r>
      <w:r>
        <w:rPr>
          <w:rFonts w:eastAsiaTheme="minorEastAsia" w:cstheme="minorBidi"/>
          <w:smallCaps w:val="0"/>
          <w:noProof/>
          <w:sz w:val="24"/>
          <w:szCs w:val="24"/>
          <w:lang w:eastAsia="ja-JP"/>
        </w:rPr>
        <w:tab/>
      </w:r>
      <w:r>
        <w:rPr>
          <w:noProof/>
        </w:rPr>
        <w:t>Bewertungsszenarien</w:t>
      </w:r>
      <w:r>
        <w:rPr>
          <w:noProof/>
        </w:rPr>
        <w:tab/>
      </w:r>
      <w:r>
        <w:rPr>
          <w:noProof/>
        </w:rPr>
        <w:fldChar w:fldCharType="begin"/>
      </w:r>
      <w:r>
        <w:rPr>
          <w:noProof/>
        </w:rPr>
        <w:instrText xml:space="preserve"> PAGEREF _Toc188159272 \h </w:instrText>
      </w:r>
      <w:r>
        <w:rPr>
          <w:noProof/>
        </w:rPr>
      </w:r>
      <w:r>
        <w:rPr>
          <w:noProof/>
        </w:rPr>
        <w:fldChar w:fldCharType="separate"/>
      </w:r>
      <w:ins w:id="125" w:author="Mark Warneke" w:date="2015-05-25T13:13:00Z">
        <w:r w:rsidR="002442A2">
          <w:rPr>
            <w:noProof/>
          </w:rPr>
          <w:t>22</w:t>
        </w:r>
      </w:ins>
      <w:del w:id="126" w:author="Mark Warneke" w:date="2015-05-25T13:13:00Z">
        <w:r w:rsidDel="002442A2">
          <w:rPr>
            <w:noProof/>
          </w:rPr>
          <w:delText>18</w:delText>
        </w:r>
      </w:del>
      <w:r>
        <w:rPr>
          <w:noProof/>
        </w:rPr>
        <w:fldChar w:fldCharType="end"/>
      </w:r>
    </w:p>
    <w:p w14:paraId="74221CEF" w14:textId="77777777" w:rsidR="003D4092" w:rsidRDefault="003D4092" w:rsidP="002442A2">
      <w:pPr>
        <w:pStyle w:val="TOC1"/>
        <w:rPr>
          <w:rFonts w:eastAsiaTheme="minorEastAsia" w:cstheme="minorBidi"/>
          <w:noProof/>
          <w:sz w:val="24"/>
          <w:szCs w:val="24"/>
          <w:lang w:eastAsia="ja-JP"/>
        </w:rPr>
        <w:pPrChange w:id="127" w:author="Mark Warneke" w:date="2015-05-25T13:13:00Z">
          <w:pPr>
            <w:pStyle w:val="TOC1"/>
            <w:tabs>
              <w:tab w:val="left" w:pos="552"/>
              <w:tab w:val="right" w:leader="dot" w:pos="9056"/>
            </w:tabs>
          </w:pPr>
        </w:pPrChange>
      </w:pPr>
      <w:r>
        <w:rPr>
          <w:noProof/>
        </w:rPr>
        <w:t>11.</w:t>
      </w:r>
      <w:r>
        <w:rPr>
          <w:rFonts w:eastAsiaTheme="minorEastAsia" w:cstheme="minorBidi"/>
          <w:noProof/>
          <w:sz w:val="24"/>
          <w:szCs w:val="24"/>
          <w:lang w:eastAsia="ja-JP"/>
        </w:rPr>
        <w:tab/>
      </w:r>
      <w:r>
        <w:rPr>
          <w:noProof/>
        </w:rPr>
        <w:t>Risiken</w:t>
      </w:r>
      <w:r>
        <w:rPr>
          <w:noProof/>
        </w:rPr>
        <w:tab/>
      </w:r>
      <w:r>
        <w:rPr>
          <w:noProof/>
        </w:rPr>
        <w:fldChar w:fldCharType="begin"/>
      </w:r>
      <w:r>
        <w:rPr>
          <w:noProof/>
        </w:rPr>
        <w:instrText xml:space="preserve"> PAGEREF _Toc188159273 \h </w:instrText>
      </w:r>
      <w:r>
        <w:rPr>
          <w:noProof/>
        </w:rPr>
      </w:r>
      <w:r>
        <w:rPr>
          <w:noProof/>
        </w:rPr>
        <w:fldChar w:fldCharType="separate"/>
      </w:r>
      <w:ins w:id="128" w:author="Mark Warneke" w:date="2015-05-25T13:13:00Z">
        <w:r w:rsidR="002442A2">
          <w:rPr>
            <w:noProof/>
          </w:rPr>
          <w:t>22</w:t>
        </w:r>
      </w:ins>
      <w:del w:id="129" w:author="Mark Warneke" w:date="2015-05-25T13:13:00Z">
        <w:r w:rsidDel="002442A2">
          <w:rPr>
            <w:noProof/>
          </w:rPr>
          <w:delText>18</w:delText>
        </w:r>
      </w:del>
      <w:r>
        <w:rPr>
          <w:noProof/>
        </w:rPr>
        <w:fldChar w:fldCharType="end"/>
      </w:r>
    </w:p>
    <w:p w14:paraId="5BBD01E5" w14:textId="77777777" w:rsidR="003D4092" w:rsidRDefault="003D4092" w:rsidP="002442A2">
      <w:pPr>
        <w:pStyle w:val="TOC1"/>
        <w:rPr>
          <w:rFonts w:eastAsiaTheme="minorEastAsia" w:cstheme="minorBidi"/>
          <w:noProof/>
          <w:sz w:val="24"/>
          <w:szCs w:val="24"/>
          <w:lang w:eastAsia="ja-JP"/>
        </w:rPr>
        <w:pPrChange w:id="130" w:author="Mark Warneke" w:date="2015-05-25T13:13:00Z">
          <w:pPr>
            <w:pStyle w:val="TOC1"/>
            <w:tabs>
              <w:tab w:val="left" w:pos="552"/>
              <w:tab w:val="right" w:leader="dot" w:pos="9056"/>
            </w:tabs>
          </w:pPr>
        </w:pPrChange>
      </w:pPr>
      <w:r>
        <w:rPr>
          <w:noProof/>
        </w:rPr>
        <w:t>12.</w:t>
      </w:r>
      <w:r>
        <w:rPr>
          <w:rFonts w:eastAsiaTheme="minorEastAsia" w:cstheme="minorBidi"/>
          <w:noProof/>
          <w:sz w:val="24"/>
          <w:szCs w:val="24"/>
          <w:lang w:eastAsia="ja-JP"/>
        </w:rPr>
        <w:tab/>
      </w:r>
      <w:r>
        <w:rPr>
          <w:noProof/>
        </w:rPr>
        <w:t>Glossar</w:t>
      </w:r>
      <w:r>
        <w:rPr>
          <w:noProof/>
        </w:rPr>
        <w:tab/>
      </w:r>
      <w:r>
        <w:rPr>
          <w:noProof/>
        </w:rPr>
        <w:fldChar w:fldCharType="begin"/>
      </w:r>
      <w:r>
        <w:rPr>
          <w:noProof/>
        </w:rPr>
        <w:instrText xml:space="preserve"> PAGEREF _Toc188159274 \h </w:instrText>
      </w:r>
      <w:r>
        <w:rPr>
          <w:noProof/>
        </w:rPr>
      </w:r>
      <w:r>
        <w:rPr>
          <w:noProof/>
        </w:rPr>
        <w:fldChar w:fldCharType="separate"/>
      </w:r>
      <w:ins w:id="131" w:author="Mark Warneke" w:date="2015-05-25T13:13:00Z">
        <w:r w:rsidR="002442A2">
          <w:rPr>
            <w:noProof/>
          </w:rPr>
          <w:t>22</w:t>
        </w:r>
      </w:ins>
      <w:del w:id="132" w:author="Mark Warneke" w:date="2015-05-25T13:13:00Z">
        <w:r w:rsidDel="002442A2">
          <w:rPr>
            <w:noProof/>
          </w:rPr>
          <w:delText>18</w:delText>
        </w:r>
      </w:del>
      <w:r>
        <w:rPr>
          <w:noProof/>
        </w:rPr>
        <w:fldChar w:fldCharType="end"/>
      </w:r>
    </w:p>
    <w:p w14:paraId="03DAF65F" w14:textId="4922897F" w:rsidR="00286C99" w:rsidRPr="00D62916" w:rsidRDefault="00BF38D2" w:rsidP="00BF38D2">
      <w:r>
        <w:rPr>
          <w:b/>
          <w:sz w:val="28"/>
        </w:rPr>
        <w:fldChar w:fldCharType="end"/>
      </w:r>
      <w:bookmarkEnd w:id="24"/>
      <w:bookmarkEnd w:id="25"/>
    </w:p>
    <w:p w14:paraId="022A41C7" w14:textId="77777777" w:rsidR="00286C99" w:rsidRPr="002D7FEA" w:rsidRDefault="00286C99" w:rsidP="00286C99">
      <w:pPr>
        <w:pBdr>
          <w:top w:val="single" w:sz="4" w:space="1" w:color="auto"/>
          <w:left w:val="single" w:sz="4" w:space="4" w:color="auto"/>
          <w:bottom w:val="single" w:sz="4" w:space="1" w:color="auto"/>
          <w:right w:val="single" w:sz="4" w:space="4" w:color="auto"/>
        </w:pBdr>
      </w:pPr>
      <w:bookmarkStart w:id="133" w:name="OLE_LINK8"/>
      <w:r w:rsidRPr="002D7FEA">
        <w:t>Anmerkung: In der Microsoft-Word-Variante enthält dieses Template Anleitungen und Ausfüllhinweise als „ausgeblendeten Text“. Durch den Befehl „Formate ein-/ausblenden“ können Sie die Anzeige dieser Texte bestimmen.</w:t>
      </w:r>
    </w:p>
    <w:bookmarkEnd w:id="133"/>
    <w:p w14:paraId="2A2A29AA" w14:textId="77777777" w:rsidR="00286C99" w:rsidRPr="002D7FEA" w:rsidRDefault="00286C99" w:rsidP="00286C99"/>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0"/>
          <w:footerReference w:type="default" r:id="rId11"/>
          <w:pgSz w:w="11900" w:h="16840"/>
          <w:pgMar w:top="1417" w:right="1417" w:bottom="1134" w:left="1417" w:header="708" w:footer="708" w:gutter="0"/>
          <w:cols w:space="708"/>
        </w:sectPr>
      </w:pPr>
    </w:p>
    <w:p w14:paraId="2B681C67" w14:textId="77777777" w:rsidR="00286C99" w:rsidRDefault="00286C99" w:rsidP="00286C99">
      <w:pPr>
        <w:pStyle w:val="Heading1"/>
        <w:rPr>
          <w:ins w:id="134" w:author="Mark Warneke" w:date="2015-05-24T21:22:00Z"/>
        </w:rPr>
      </w:pPr>
      <w:bookmarkStart w:id="135" w:name="_Toc161293423"/>
      <w:bookmarkStart w:id="136" w:name="_Toc188159219"/>
      <w:r w:rsidRPr="00D62916">
        <w:lastRenderedPageBreak/>
        <w:t>Einführung und Ziele</w:t>
      </w:r>
      <w:bookmarkEnd w:id="1"/>
      <w:bookmarkEnd w:id="135"/>
      <w:bookmarkEnd w:id="136"/>
    </w:p>
    <w:p w14:paraId="251B3268" w14:textId="4AF5478D" w:rsidR="0056205C" w:rsidRPr="0056205C" w:rsidDel="00C67606" w:rsidRDefault="0056205C">
      <w:pPr>
        <w:rPr>
          <w:del w:id="137" w:author="Mark Warneke" w:date="2015-05-24T21:23:00Z"/>
        </w:rPr>
        <w:pPrChange w:id="138" w:author="Mark Warneke" w:date="2015-05-24T21:22:00Z">
          <w:pPr>
            <w:pStyle w:val="Heading1"/>
          </w:pPr>
        </w:pPrChange>
      </w:pPr>
    </w:p>
    <w:p w14:paraId="541656FC" w14:textId="2FE12F2E" w:rsidR="00286C99" w:rsidRPr="00D62916" w:rsidRDefault="00286C99" w:rsidP="00286C99">
      <w:pPr>
        <w:pStyle w:val="Erluterungstext"/>
      </w:pPr>
      <w:bookmarkStart w:id="139" w:name="OLE_LINK40"/>
      <w:bookmarkStart w:id="140" w:name="OLE_LINK41"/>
      <w:r w:rsidRPr="00D62916">
        <w:t xml:space="preserve">(engl.: </w:t>
      </w:r>
      <w:r w:rsidRPr="00D62916">
        <w:rPr>
          <w:iCs/>
        </w:rPr>
        <w:t>Introduction and Goals</w:t>
      </w:r>
      <w:r w:rsidRPr="00D62916">
        <w:t>)</w:t>
      </w:r>
    </w:p>
    <w:p w14:paraId="7813EAE5" w14:textId="77777777" w:rsidR="00286C99" w:rsidRPr="00D62916" w:rsidRDefault="00286C99" w:rsidP="00286C99">
      <w:pPr>
        <w:pStyle w:val="Erluterungstext"/>
      </w:pPr>
      <w:r w:rsidRPr="00D62916">
        <w:t xml:space="preserve">Als Einführung in das Architekturdokument gehören hierher die treibenden Kräfte, die Software-Architekten bei Ihren Entscheidungen berücksichtigen müssen: </w:t>
      </w:r>
    </w:p>
    <w:p w14:paraId="2F273BDE" w14:textId="77777777" w:rsidR="00286C99" w:rsidRPr="00D62916" w:rsidRDefault="00286C99" w:rsidP="00286C99">
      <w:pPr>
        <w:pStyle w:val="Erluterungstext"/>
      </w:pPr>
      <w:r w:rsidRPr="00D62916">
        <w:t>Einerseits die Erfüllung bestimmter fachlicher Aufgabenstellungen der Stakeholder, darüber hinaus aber die Erfüllung oder Einhaltung der vorgegebenen Randbedingungen (</w:t>
      </w:r>
      <w:r w:rsidRPr="00D62916">
        <w:rPr>
          <w:iCs/>
        </w:rPr>
        <w:t>required constraints</w:t>
      </w:r>
      <w:r w:rsidRPr="00D62916">
        <w:t>) unter Berücksichtigung der Architekturziele.</w:t>
      </w:r>
    </w:p>
    <w:bookmarkEnd w:id="139"/>
    <w:bookmarkEnd w:id="140"/>
    <w:p w14:paraId="0F30840D" w14:textId="378B8051" w:rsidR="00286C99" w:rsidRPr="00D62916" w:rsidRDefault="00C67606" w:rsidP="001630D0">
      <w:pPr>
        <w:pPrChange w:id="141" w:author="Mark Warneke" w:date="2015-05-25T12:23:00Z">
          <w:pPr>
            <w:spacing w:before="56" w:after="113"/>
          </w:pPr>
        </w:pPrChange>
      </w:pPr>
      <w:ins w:id="142" w:author="Mark Warneke" w:date="2015-05-24T21:23:00Z">
        <w:r>
          <w:t>Das Software System Budget ist ein Haushaltsverwaltungsprogramm. Die Anwendung dient dazu</w:t>
        </w:r>
      </w:ins>
      <w:ins w:id="143" w:author="Mark Warneke" w:date="2015-05-24T21:24:00Z">
        <w:r>
          <w:t xml:space="preserve"> sämtliche</w:t>
        </w:r>
      </w:ins>
      <w:ins w:id="144" w:author="Mark Warneke" w:date="2015-05-24T21:23:00Z">
        <w:r>
          <w:t xml:space="preserve"> Einnahmen und Ausgaben </w:t>
        </w:r>
      </w:ins>
      <w:ins w:id="145" w:author="Mark Warneke" w:date="2015-05-24T21:24:00Z">
        <w:r>
          <w:t xml:space="preserve">zu </w:t>
        </w:r>
      </w:ins>
      <w:ins w:id="146" w:author="Mark Warneke" w:date="2015-05-24T21:23:00Z">
        <w:r>
          <w:t>dokumentiert und</w:t>
        </w:r>
      </w:ins>
      <w:ins w:id="147" w:author="Mark Warneke" w:date="2015-05-24T21:24:00Z">
        <w:r>
          <w:t xml:space="preserve"> zu kategorisiert</w:t>
        </w:r>
      </w:ins>
      <w:ins w:id="148" w:author="Mark Warneke" w:date="2015-05-24T21:23:00Z">
        <w:r>
          <w:t xml:space="preserve">. </w:t>
        </w:r>
      </w:ins>
      <w:ins w:id="149" w:author="Mark Warneke" w:date="2015-05-24T21:25:00Z">
        <w:r>
          <w:t xml:space="preserve">Die Daten werden auf einer zentral gesteuerten Datenbank persistiert und erlauben so </w:t>
        </w:r>
      </w:ins>
      <w:ins w:id="150" w:author="Mark Warneke" w:date="2015-05-24T21:26:00Z">
        <w:r>
          <w:t xml:space="preserve">den </w:t>
        </w:r>
      </w:ins>
      <w:ins w:id="151" w:author="Mark Warneke" w:date="2015-05-24T21:25:00Z">
        <w:r>
          <w:t>Zugriff über unterschiedliche Kanäle.</w:t>
        </w:r>
      </w:ins>
    </w:p>
    <w:p w14:paraId="53469660" w14:textId="77777777" w:rsidR="00286C99" w:rsidRPr="00D62916" w:rsidRDefault="00286C99" w:rsidP="00286C99">
      <w:pPr>
        <w:spacing w:before="56" w:after="113"/>
        <w:rPr>
          <w:rFonts w:cs="Arial"/>
          <w:sz w:val="20"/>
        </w:rPr>
      </w:pPr>
    </w:p>
    <w:p w14:paraId="5603CECB" w14:textId="77777777" w:rsidR="00286C99" w:rsidRPr="00D62916" w:rsidRDefault="00286C99" w:rsidP="00286C99">
      <w:pPr>
        <w:pStyle w:val="Heading2"/>
      </w:pPr>
      <w:bookmarkStart w:id="152" w:name="_Toc22396692"/>
      <w:bookmarkStart w:id="153" w:name="_Toc161293424"/>
      <w:bookmarkStart w:id="154" w:name="_Toc188159220"/>
      <w:r w:rsidRPr="00D62916">
        <w:t>Aufgabenstellung</w:t>
      </w:r>
      <w:bookmarkEnd w:id="152"/>
      <w:bookmarkEnd w:id="153"/>
      <w:bookmarkEnd w:id="154"/>
    </w:p>
    <w:p w14:paraId="6B212D7E" w14:textId="77777777" w:rsidR="00286C99" w:rsidRPr="00D62916" w:rsidRDefault="00286C99" w:rsidP="00286C99">
      <w:pPr>
        <w:pStyle w:val="Erluterungstext"/>
      </w:pPr>
      <w:bookmarkStart w:id="155" w:name="OLE_LINK42"/>
      <w:bookmarkStart w:id="156" w:name="OLE_LINK43"/>
      <w:r w:rsidRPr="00D62916">
        <w:t>(engl.: Requirements Overview)</w:t>
      </w:r>
    </w:p>
    <w:p w14:paraId="72DB1C41" w14:textId="77777777" w:rsidR="00286C99" w:rsidRPr="00D62916" w:rsidRDefault="00286C99" w:rsidP="00286C99">
      <w:pPr>
        <w:pStyle w:val="Erluterungstext"/>
      </w:pPr>
      <w:r w:rsidRPr="00D62916">
        <w:t>Kurzbeschreibung der fachlichen Aufgabenstellung, Extrakt (oder Abstract) der Anforderungsdokumente.</w:t>
      </w:r>
    </w:p>
    <w:p w14:paraId="5AD7CF97" w14:textId="77777777" w:rsidR="00286C99" w:rsidRPr="00D62916" w:rsidRDefault="00286C99" w:rsidP="00286C99">
      <w:pPr>
        <w:pStyle w:val="Erluterungstext"/>
      </w:pPr>
      <w:r w:rsidRPr="00D62916">
        <w:t>Verweis auf ausführliche Anforderungsdokumente (mit Versionsbezeichnungen und Ablageorten).</w:t>
      </w:r>
    </w:p>
    <w:p w14:paraId="2443B5F0" w14:textId="77777777" w:rsidR="00286C99" w:rsidRPr="00D62916" w:rsidRDefault="00286C99" w:rsidP="00286C99">
      <w:pPr>
        <w:pStyle w:val="Erluterungberschrift"/>
      </w:pPr>
      <w:r w:rsidRPr="00D62916">
        <w:t>Inhalt</w:t>
      </w:r>
    </w:p>
    <w:p w14:paraId="54A7891C" w14:textId="77777777" w:rsidR="00286C99" w:rsidRPr="00D62916" w:rsidRDefault="00286C99" w:rsidP="00286C99">
      <w:pPr>
        <w:pStyle w:val="Erluterungstext"/>
      </w:pPr>
      <w:r w:rsidRPr="00D62916">
        <w:t>Eine kompakte Zusammenfassung des fachlichen Umfelds des Systems. Beantwortet (etwa) folgende Fragen:</w:t>
      </w:r>
    </w:p>
    <w:p w14:paraId="3A43D79B" w14:textId="77777777" w:rsidR="00286C99" w:rsidRPr="00D62916" w:rsidRDefault="00286C99" w:rsidP="00286C99">
      <w:pPr>
        <w:pStyle w:val="ErluterungstextBullets"/>
      </w:pPr>
      <w:r w:rsidRPr="00D62916">
        <w:t>Was geschieht im Umfeld des Systems?</w:t>
      </w:r>
    </w:p>
    <w:p w14:paraId="57B32661" w14:textId="77777777" w:rsidR="00286C99" w:rsidRPr="00D62916" w:rsidRDefault="00286C99" w:rsidP="00286C99">
      <w:pPr>
        <w:pStyle w:val="ErluterungstextBullets"/>
      </w:pPr>
      <w:r w:rsidRPr="00D62916">
        <w:t>Warum soll es das System geben? Was macht das System wertvoll oder wichtig? Welche Probleme löst das System?</w:t>
      </w:r>
    </w:p>
    <w:p w14:paraId="0ED4459C" w14:textId="77777777" w:rsidR="00286C99" w:rsidRPr="00D62916" w:rsidRDefault="00286C99" w:rsidP="00286C99">
      <w:pPr>
        <w:pStyle w:val="Erluterungstext"/>
      </w:pPr>
    </w:p>
    <w:p w14:paraId="007F3A82" w14:textId="77777777" w:rsidR="00286C99" w:rsidRPr="00D62916" w:rsidRDefault="00286C99" w:rsidP="00286C99">
      <w:pPr>
        <w:pStyle w:val="Erluterungberschrift"/>
      </w:pPr>
      <w:r w:rsidRPr="00D62916">
        <w:t>Motivation</w:t>
      </w:r>
    </w:p>
    <w:p w14:paraId="2BF42F9F" w14:textId="77777777" w:rsidR="00286C99" w:rsidRPr="00D62916" w:rsidRDefault="00286C99" w:rsidP="00286C99">
      <w:pPr>
        <w:pStyle w:val="Erluterungstext"/>
      </w:pPr>
      <w:r w:rsidRPr="00D62916">
        <w:t>Aus Sicht der späteren Nutzer ist die Unterstützung einer fachlichen Aufgaben der eigentliche Beweggrund, ein neues (oder modifiziertes) System zu schaffen.</w:t>
      </w:r>
    </w:p>
    <w:p w14:paraId="51D3A88D" w14:textId="77777777" w:rsidR="00286C99" w:rsidRPr="00D62916" w:rsidRDefault="00286C99" w:rsidP="00286C99">
      <w:pPr>
        <w:pStyle w:val="Erluterungstext"/>
      </w:pPr>
      <w:r w:rsidRPr="00D62916">
        <w:t>Obwohl die Qualität der Architektur oft eher an der Erfüllung von nicht-funktionalen Anforderungen hängt, darf diese wesentliche Architekturtreiber nicht vernachlässigt werden.</w:t>
      </w:r>
    </w:p>
    <w:p w14:paraId="3FF5FAA2" w14:textId="77777777" w:rsidR="00286C99" w:rsidRPr="00D62916" w:rsidRDefault="00286C99" w:rsidP="00286C99">
      <w:pPr>
        <w:pStyle w:val="Erluterungberschrift"/>
      </w:pPr>
      <w:r w:rsidRPr="00D62916">
        <w:t>Form</w:t>
      </w:r>
    </w:p>
    <w:p w14:paraId="5A9CED12" w14:textId="77777777" w:rsidR="00286C99" w:rsidRPr="00D62916" w:rsidRDefault="00286C99" w:rsidP="00286C99">
      <w:pPr>
        <w:pStyle w:val="Erluterungstext"/>
      </w:pPr>
      <w:r w:rsidRPr="00D62916">
        <w:t xml:space="preserve">Kurze textuelle Beschreibung, eventuell in tabellarischer Use-Case Form. </w:t>
      </w:r>
    </w:p>
    <w:p w14:paraId="513FABAC" w14:textId="77777777" w:rsidR="00286C99" w:rsidRPr="00D62916" w:rsidRDefault="00286C99" w:rsidP="00286C99">
      <w:pPr>
        <w:pStyle w:val="Erluterungstext"/>
      </w:pPr>
      <w:r w:rsidRPr="00D62916">
        <w:t>In jedem Fall sollte der fachliche Kontext Verweise auf die entsprechenden Anforderungsdokumente enthalten.</w:t>
      </w:r>
    </w:p>
    <w:p w14:paraId="12A9C10D" w14:textId="77777777" w:rsidR="00286C99" w:rsidRPr="00D62916" w:rsidRDefault="00286C99" w:rsidP="00286C99">
      <w:pPr>
        <w:pStyle w:val="Erluterungberschrift"/>
      </w:pPr>
      <w:r w:rsidRPr="00D62916">
        <w:t>Beispiele</w:t>
      </w:r>
    </w:p>
    <w:p w14:paraId="155FC1DA" w14:textId="77777777" w:rsidR="00286C99" w:rsidRPr="00D62916" w:rsidRDefault="00286C99" w:rsidP="00286C99">
      <w:pPr>
        <w:pStyle w:val="Erluterungstext"/>
      </w:pPr>
      <w:r w:rsidRPr="00D62916">
        <w:t>Kurzbeschreibung der wichtigsten:</w:t>
      </w:r>
    </w:p>
    <w:p w14:paraId="159C8F88" w14:textId="77777777" w:rsidR="00286C99" w:rsidRPr="00D62916" w:rsidRDefault="00286C99" w:rsidP="00286C99">
      <w:pPr>
        <w:pStyle w:val="ErluterungstextBullets"/>
      </w:pPr>
      <w:r w:rsidRPr="00D62916">
        <w:t>Geschäftsprozessen,</w:t>
      </w:r>
    </w:p>
    <w:p w14:paraId="323B04E3" w14:textId="77777777" w:rsidR="00286C99" w:rsidRPr="00D62916" w:rsidRDefault="00286C99" w:rsidP="00286C99">
      <w:pPr>
        <w:pStyle w:val="ErluterungstextBullets"/>
      </w:pPr>
      <w:r w:rsidRPr="00D62916">
        <w:t>funktionalen Anforderungen,</w:t>
      </w:r>
    </w:p>
    <w:p w14:paraId="1D373FF3" w14:textId="77777777" w:rsidR="00286C99" w:rsidRPr="00D62916" w:rsidRDefault="00286C99" w:rsidP="00286C99">
      <w:pPr>
        <w:pStyle w:val="ErluterungstextBullets"/>
      </w:pPr>
      <w:r w:rsidRPr="00D62916">
        <w:t xml:space="preserve">nichtfunktionalen Anforderungen und andere Randbedingungen (die wesentlichen müssen bereits als </w:t>
      </w:r>
      <w:hyperlink w:anchor="xpointer(/descendant-or-self::ap:Topic[@OId='UqOtqMbG6UanMkVohgRaNQ=='])" w:history="1">
        <w:r w:rsidRPr="00D62916">
          <w:t>Architekturziele</w:t>
        </w:r>
      </w:hyperlink>
      <w:r w:rsidRPr="00D62916">
        <w:t xml:space="preserve"> formuliert sein oder tauchen als </w:t>
      </w:r>
      <w:hyperlink w:anchor="xpointer(/descendant-or-self::ap:Topic[@OId='XHXfmljU/U+rsiRTMnQgRQ=='])" w:history="1">
        <w:r w:rsidRPr="00D62916">
          <w:t>Randbedingungen</w:t>
        </w:r>
      </w:hyperlink>
      <w:r w:rsidRPr="00D62916">
        <w:t xml:space="preserve"> auf) oder</w:t>
      </w:r>
    </w:p>
    <w:p w14:paraId="6B9D0BB1" w14:textId="77777777" w:rsidR="00286C99" w:rsidRPr="00D62916" w:rsidRDefault="00286C99" w:rsidP="00286C99">
      <w:pPr>
        <w:pStyle w:val="ErluterungstextBullets"/>
      </w:pPr>
      <w:r w:rsidRPr="00D62916">
        <w:t>Mengengerüste.</w:t>
      </w:r>
    </w:p>
    <w:p w14:paraId="02D66AE8" w14:textId="77777777" w:rsidR="00286C99" w:rsidRPr="00D62916" w:rsidRDefault="00286C99" w:rsidP="00286C99">
      <w:pPr>
        <w:pStyle w:val="ErluterungstextBullets"/>
      </w:pPr>
      <w:r w:rsidRPr="00D62916">
        <w:t>Hintergründe</w:t>
      </w:r>
    </w:p>
    <w:p w14:paraId="5E399359" w14:textId="322C4150" w:rsidR="00C05F24" w:rsidRPr="00D62916" w:rsidRDefault="00286C99" w:rsidP="00286C99">
      <w:pPr>
        <w:pStyle w:val="Erluterungstext"/>
      </w:pPr>
      <w:r w:rsidRPr="00D62916">
        <w:lastRenderedPageBreak/>
        <w:t xml:space="preserve">Hier können Sie aus den Anforderungsdokumenten wiederverwenden - halten Sie diese Auszüge so knapp wie möglich und wägen Sie Lesbarkeit und Redundanzfreiheit gegeneinander ab. </w:t>
      </w:r>
    </w:p>
    <w:p w14:paraId="66D25BB3" w14:textId="77777777" w:rsidR="00C05F24" w:rsidRDefault="00C05F24" w:rsidP="00C05F24">
      <w:pPr>
        <w:widowControl w:val="0"/>
        <w:autoSpaceDE w:val="0"/>
        <w:autoSpaceDN w:val="0"/>
        <w:adjustRightInd w:val="0"/>
        <w:spacing w:before="0"/>
        <w:jc w:val="left"/>
        <w:rPr>
          <w:ins w:id="157" w:author="Mark Warneke" w:date="2015-05-24T21:37:00Z"/>
          <w:rFonts w:ascii="Calibri" w:hAnsi="Calibri" w:cs="Calibri"/>
          <w:sz w:val="30"/>
          <w:szCs w:val="30"/>
          <w:lang w:val="en-US"/>
        </w:rPr>
      </w:pPr>
    </w:p>
    <w:p w14:paraId="346097FE" w14:textId="7FF7B7D5" w:rsidR="00C05F24" w:rsidRDefault="00C05F24" w:rsidP="00C05F24">
      <w:pPr>
        <w:widowControl w:val="0"/>
        <w:autoSpaceDE w:val="0"/>
        <w:autoSpaceDN w:val="0"/>
        <w:adjustRightInd w:val="0"/>
        <w:spacing w:before="0"/>
        <w:jc w:val="left"/>
        <w:rPr>
          <w:ins w:id="158" w:author="Mark Warneke" w:date="2015-05-24T21:37:00Z"/>
          <w:rFonts w:ascii="Calibri" w:hAnsi="Calibri" w:cs="Calibri"/>
          <w:sz w:val="30"/>
          <w:szCs w:val="30"/>
          <w:lang w:val="en-US"/>
        </w:rPr>
      </w:pPr>
      <w:proofErr w:type="spellStart"/>
      <w:ins w:id="159" w:author="Mark Warneke" w:date="2015-05-24T21:37:00Z">
        <w:r>
          <w:rPr>
            <w:rFonts w:ascii="Calibri" w:hAnsi="Calibri" w:cs="Calibri"/>
            <w:sz w:val="30"/>
            <w:szCs w:val="30"/>
            <w:lang w:val="en-US"/>
          </w:rPr>
          <w:t>Es</w:t>
        </w:r>
        <w:proofErr w:type="spellEnd"/>
        <w:r>
          <w:rPr>
            <w:rFonts w:ascii="Calibri" w:hAnsi="Calibri" w:cs="Calibri"/>
            <w:sz w:val="30"/>
            <w:szCs w:val="30"/>
            <w:lang w:val="en-US"/>
          </w:rPr>
          <w:t xml:space="preserve"> warden die </w:t>
        </w:r>
        <w:proofErr w:type="spellStart"/>
        <w:r>
          <w:rPr>
            <w:rFonts w:ascii="Calibri" w:hAnsi="Calibri" w:cs="Calibri"/>
            <w:sz w:val="30"/>
            <w:szCs w:val="30"/>
            <w:lang w:val="en-US"/>
          </w:rPr>
          <w:t>Einnahmen</w:t>
        </w:r>
        <w:proofErr w:type="spellEnd"/>
        <w:r>
          <w:rPr>
            <w:rFonts w:ascii="Calibri" w:hAnsi="Calibri" w:cs="Calibri"/>
            <w:sz w:val="30"/>
            <w:szCs w:val="30"/>
            <w:lang w:val="en-US"/>
          </w:rPr>
          <w:t xml:space="preserve"> und </w:t>
        </w:r>
        <w:proofErr w:type="spellStart"/>
        <w:r>
          <w:rPr>
            <w:rFonts w:ascii="Calibri" w:hAnsi="Calibri" w:cs="Calibri"/>
            <w:sz w:val="30"/>
            <w:szCs w:val="30"/>
            <w:lang w:val="en-US"/>
          </w:rPr>
          <w:t>Ausgaben</w:t>
        </w:r>
        <w:proofErr w:type="spellEnd"/>
        <w:r>
          <w:rPr>
            <w:rFonts w:ascii="Calibri" w:hAnsi="Calibri" w:cs="Calibri"/>
            <w:sz w:val="30"/>
            <w:szCs w:val="30"/>
            <w:lang w:val="en-US"/>
          </w:rPr>
          <w:t xml:space="preserve"> der </w:t>
        </w:r>
        <w:proofErr w:type="spellStart"/>
        <w:r>
          <w:rPr>
            <w:rFonts w:ascii="Calibri" w:hAnsi="Calibri" w:cs="Calibri"/>
            <w:sz w:val="30"/>
            <w:szCs w:val="30"/>
            <w:lang w:val="en-US"/>
          </w:rPr>
          <w:t>Nutzer</w:t>
        </w:r>
        <w:proofErr w:type="spellEnd"/>
        <w:r>
          <w:rPr>
            <w:rFonts w:ascii="Calibri" w:hAnsi="Calibri" w:cs="Calibri"/>
            <w:sz w:val="30"/>
            <w:szCs w:val="30"/>
            <w:lang w:val="en-US"/>
          </w:rPr>
          <w:t xml:space="preserve"> </w:t>
        </w:r>
        <w:proofErr w:type="spellStart"/>
        <w:r>
          <w:rPr>
            <w:rFonts w:ascii="Calibri" w:hAnsi="Calibri" w:cs="Calibri"/>
            <w:sz w:val="30"/>
            <w:szCs w:val="30"/>
            <w:lang w:val="en-US"/>
          </w:rPr>
          <w:t>gespeichert</w:t>
        </w:r>
        <w:proofErr w:type="spellEnd"/>
        <w:r>
          <w:rPr>
            <w:rFonts w:ascii="Calibri" w:hAnsi="Calibri" w:cs="Calibri"/>
            <w:sz w:val="30"/>
            <w:szCs w:val="30"/>
            <w:lang w:val="en-US"/>
          </w:rPr>
          <w:t>.</w:t>
        </w:r>
      </w:ins>
    </w:p>
    <w:p w14:paraId="07C7ABB2" w14:textId="77777777" w:rsidR="00C05F24" w:rsidRPr="00C05F24" w:rsidRDefault="00C05F24" w:rsidP="00C05F24">
      <w:pPr>
        <w:widowControl w:val="0"/>
        <w:autoSpaceDE w:val="0"/>
        <w:autoSpaceDN w:val="0"/>
        <w:adjustRightInd w:val="0"/>
        <w:spacing w:before="0"/>
        <w:jc w:val="left"/>
        <w:rPr>
          <w:ins w:id="160" w:author="Mark Warneke" w:date="2015-05-24T21:37:00Z"/>
          <w:rFonts w:ascii="Calibri" w:hAnsi="Calibri" w:cs="Calibri"/>
          <w:sz w:val="30"/>
          <w:szCs w:val="30"/>
          <w:lang w:val="en-US"/>
          <w:rPrChange w:id="161" w:author="Mark Warneke" w:date="2015-05-24T21:37:00Z">
            <w:rPr>
              <w:ins w:id="162" w:author="Mark Warneke" w:date="2015-05-24T21:37:00Z"/>
              <w:lang w:val="en-US"/>
            </w:rPr>
          </w:rPrChange>
        </w:rPr>
      </w:pPr>
    </w:p>
    <w:p w14:paraId="2D0E45C7" w14:textId="40F4E377" w:rsidR="004E6CD8" w:rsidRPr="00C05F24" w:rsidRDefault="004E6CD8">
      <w:pPr>
        <w:pStyle w:val="ListParagraph"/>
        <w:widowControl w:val="0"/>
        <w:numPr>
          <w:ilvl w:val="0"/>
          <w:numId w:val="17"/>
        </w:numPr>
        <w:autoSpaceDE w:val="0"/>
        <w:autoSpaceDN w:val="0"/>
        <w:adjustRightInd w:val="0"/>
        <w:spacing w:before="0"/>
        <w:jc w:val="left"/>
        <w:rPr>
          <w:ins w:id="163" w:author="Mark Warneke" w:date="2015-05-24T21:34:00Z"/>
          <w:rFonts w:ascii="Calibri" w:hAnsi="Calibri" w:cs="Calibri"/>
          <w:sz w:val="30"/>
          <w:szCs w:val="30"/>
          <w:lang w:val="en-US"/>
          <w:rPrChange w:id="164" w:author="Mark Warneke" w:date="2015-05-24T21:36:00Z">
            <w:rPr>
              <w:ins w:id="165" w:author="Mark Warneke" w:date="2015-05-24T21:34:00Z"/>
              <w:lang w:val="en-US"/>
            </w:rPr>
          </w:rPrChange>
        </w:rPr>
        <w:pPrChange w:id="166" w:author="Mark Warneke" w:date="2015-05-24T21:36:00Z">
          <w:pPr>
            <w:widowControl w:val="0"/>
            <w:autoSpaceDE w:val="0"/>
            <w:autoSpaceDN w:val="0"/>
            <w:adjustRightInd w:val="0"/>
            <w:spacing w:before="0"/>
            <w:jc w:val="left"/>
          </w:pPr>
        </w:pPrChange>
      </w:pPr>
      <w:proofErr w:type="spellStart"/>
      <w:ins w:id="167" w:author="Mark Warneke" w:date="2015-05-24T21:34:00Z">
        <w:r w:rsidRPr="00C05F24">
          <w:rPr>
            <w:rFonts w:ascii="Calibri" w:hAnsi="Calibri" w:cs="Calibri"/>
            <w:sz w:val="30"/>
            <w:szCs w:val="30"/>
            <w:lang w:val="en-US"/>
            <w:rPrChange w:id="168" w:author="Mark Warneke" w:date="2015-05-24T21:36:00Z">
              <w:rPr>
                <w:lang w:val="en-US"/>
              </w:rPr>
            </w:rPrChange>
          </w:rPr>
          <w:t>Ein</w:t>
        </w:r>
        <w:proofErr w:type="spellEnd"/>
        <w:r w:rsidRPr="00C05F24">
          <w:rPr>
            <w:rFonts w:ascii="Calibri" w:hAnsi="Calibri" w:cs="Calibri"/>
            <w:sz w:val="30"/>
            <w:szCs w:val="30"/>
            <w:lang w:val="en-US"/>
            <w:rPrChange w:id="169" w:author="Mark Warneke" w:date="2015-05-24T21:36:00Z">
              <w:rPr>
                <w:lang w:val="en-US"/>
              </w:rPr>
            </w:rPrChange>
          </w:rPr>
          <w:t xml:space="preserve"> </w:t>
        </w:r>
        <w:proofErr w:type="spellStart"/>
        <w:r w:rsidRPr="00C05F24">
          <w:rPr>
            <w:rFonts w:ascii="Calibri" w:hAnsi="Calibri" w:cs="Calibri"/>
            <w:sz w:val="30"/>
            <w:szCs w:val="30"/>
            <w:lang w:val="en-US"/>
            <w:rPrChange w:id="170" w:author="Mark Warneke" w:date="2015-05-24T21:36:00Z">
              <w:rPr>
                <w:lang w:val="en-US"/>
              </w:rPr>
            </w:rPrChange>
          </w:rPr>
          <w:t>Besucher</w:t>
        </w:r>
        <w:proofErr w:type="spellEnd"/>
        <w:r w:rsidRPr="00C05F24">
          <w:rPr>
            <w:rFonts w:ascii="Calibri" w:hAnsi="Calibri" w:cs="Calibri"/>
            <w:sz w:val="30"/>
            <w:szCs w:val="30"/>
            <w:lang w:val="en-US"/>
            <w:rPrChange w:id="171" w:author="Mark Warneke" w:date="2015-05-24T21:36:00Z">
              <w:rPr>
                <w:lang w:val="en-US"/>
              </w:rPr>
            </w:rPrChange>
          </w:rPr>
          <w:t xml:space="preserve"> </w:t>
        </w:r>
        <w:proofErr w:type="spellStart"/>
        <w:r w:rsidRPr="00C05F24">
          <w:rPr>
            <w:rFonts w:ascii="Calibri" w:hAnsi="Calibri" w:cs="Calibri"/>
            <w:sz w:val="30"/>
            <w:szCs w:val="30"/>
            <w:lang w:val="en-US"/>
            <w:rPrChange w:id="172" w:author="Mark Warneke" w:date="2015-05-24T21:36:00Z">
              <w:rPr>
                <w:lang w:val="en-US"/>
              </w:rPr>
            </w:rPrChange>
          </w:rPr>
          <w:t>soll</w:t>
        </w:r>
        <w:proofErr w:type="spellEnd"/>
        <w:r w:rsidRPr="00C05F24">
          <w:rPr>
            <w:rFonts w:ascii="Calibri" w:hAnsi="Calibri" w:cs="Calibri"/>
            <w:sz w:val="30"/>
            <w:szCs w:val="30"/>
            <w:lang w:val="en-US"/>
            <w:rPrChange w:id="173" w:author="Mark Warneke" w:date="2015-05-24T21:36:00Z">
              <w:rPr>
                <w:lang w:val="en-US"/>
              </w:rPr>
            </w:rPrChange>
          </w:rPr>
          <w:t xml:space="preserve"> </w:t>
        </w:r>
        <w:proofErr w:type="spellStart"/>
        <w:r w:rsidRPr="00C05F24">
          <w:rPr>
            <w:rFonts w:ascii="Calibri" w:hAnsi="Calibri" w:cs="Calibri"/>
            <w:sz w:val="30"/>
            <w:szCs w:val="30"/>
            <w:lang w:val="en-US"/>
            <w:rPrChange w:id="174" w:author="Mark Warneke" w:date="2015-05-24T21:36:00Z">
              <w:rPr>
                <w:lang w:val="en-US"/>
              </w:rPr>
            </w:rPrChange>
          </w:rPr>
          <w:t>sich</w:t>
        </w:r>
        <w:proofErr w:type="spellEnd"/>
        <w:r w:rsidRPr="00C05F24">
          <w:rPr>
            <w:rFonts w:ascii="Calibri" w:hAnsi="Calibri" w:cs="Calibri"/>
            <w:sz w:val="30"/>
            <w:szCs w:val="30"/>
            <w:lang w:val="en-US"/>
            <w:rPrChange w:id="175" w:author="Mark Warneke" w:date="2015-05-24T21:36:00Z">
              <w:rPr>
                <w:lang w:val="en-US"/>
              </w:rPr>
            </w:rPrChange>
          </w:rPr>
          <w:t xml:space="preserve"> </w:t>
        </w:r>
        <w:proofErr w:type="spellStart"/>
        <w:r w:rsidRPr="00C05F24">
          <w:rPr>
            <w:rFonts w:ascii="Calibri" w:hAnsi="Calibri" w:cs="Calibri"/>
            <w:sz w:val="30"/>
            <w:szCs w:val="30"/>
            <w:lang w:val="en-US"/>
            <w:rPrChange w:id="176" w:author="Mark Warneke" w:date="2015-05-24T21:36:00Z">
              <w:rPr>
                <w:lang w:val="en-US"/>
              </w:rPr>
            </w:rPrChange>
          </w:rPr>
          <w:t>registrieren</w:t>
        </w:r>
        <w:proofErr w:type="spellEnd"/>
        <w:r w:rsidRPr="00C05F24">
          <w:rPr>
            <w:rFonts w:ascii="Calibri" w:hAnsi="Calibri" w:cs="Calibri"/>
            <w:sz w:val="30"/>
            <w:szCs w:val="30"/>
            <w:lang w:val="en-US"/>
            <w:rPrChange w:id="177" w:author="Mark Warneke" w:date="2015-05-24T21:36:00Z">
              <w:rPr>
                <w:lang w:val="en-US"/>
              </w:rPr>
            </w:rPrChange>
          </w:rPr>
          <w:t xml:space="preserve"> </w:t>
        </w:r>
        <w:proofErr w:type="spellStart"/>
        <w:r w:rsidRPr="00C05F24">
          <w:rPr>
            <w:rFonts w:ascii="Calibri" w:hAnsi="Calibri" w:cs="Calibri"/>
            <w:sz w:val="30"/>
            <w:szCs w:val="30"/>
            <w:lang w:val="en-US"/>
            <w:rPrChange w:id="178" w:author="Mark Warneke" w:date="2015-05-24T21:36:00Z">
              <w:rPr>
                <w:lang w:val="en-US"/>
              </w:rPr>
            </w:rPrChange>
          </w:rPr>
          <w:t>können</w:t>
        </w:r>
        <w:proofErr w:type="spellEnd"/>
      </w:ins>
    </w:p>
    <w:p w14:paraId="1797B5B8" w14:textId="77777777" w:rsidR="004E6CD8" w:rsidRPr="00C05F24" w:rsidRDefault="004E6CD8">
      <w:pPr>
        <w:pStyle w:val="ListParagraph"/>
        <w:widowControl w:val="0"/>
        <w:numPr>
          <w:ilvl w:val="0"/>
          <w:numId w:val="17"/>
        </w:numPr>
        <w:autoSpaceDE w:val="0"/>
        <w:autoSpaceDN w:val="0"/>
        <w:adjustRightInd w:val="0"/>
        <w:spacing w:before="0"/>
        <w:jc w:val="left"/>
        <w:rPr>
          <w:ins w:id="179" w:author="Mark Warneke" w:date="2015-05-24T21:34:00Z"/>
          <w:rFonts w:ascii="Calibri" w:hAnsi="Calibri" w:cs="Calibri"/>
          <w:sz w:val="30"/>
          <w:szCs w:val="30"/>
          <w:lang w:val="en-US"/>
          <w:rPrChange w:id="180" w:author="Mark Warneke" w:date="2015-05-24T21:36:00Z">
            <w:rPr>
              <w:ins w:id="181" w:author="Mark Warneke" w:date="2015-05-24T21:34:00Z"/>
              <w:lang w:val="en-US"/>
            </w:rPr>
          </w:rPrChange>
        </w:rPr>
        <w:pPrChange w:id="182" w:author="Mark Warneke" w:date="2015-05-24T21:36:00Z">
          <w:pPr>
            <w:widowControl w:val="0"/>
            <w:autoSpaceDE w:val="0"/>
            <w:autoSpaceDN w:val="0"/>
            <w:adjustRightInd w:val="0"/>
            <w:spacing w:before="0"/>
            <w:jc w:val="left"/>
          </w:pPr>
        </w:pPrChange>
      </w:pPr>
      <w:proofErr w:type="spellStart"/>
      <w:ins w:id="183" w:author="Mark Warneke" w:date="2015-05-24T21:34:00Z">
        <w:r w:rsidRPr="00C05F24">
          <w:rPr>
            <w:rFonts w:ascii="Calibri" w:hAnsi="Calibri" w:cs="Calibri"/>
            <w:sz w:val="30"/>
            <w:szCs w:val="30"/>
            <w:lang w:val="en-US"/>
            <w:rPrChange w:id="184" w:author="Mark Warneke" w:date="2015-05-24T21:36:00Z">
              <w:rPr>
                <w:lang w:val="en-US"/>
              </w:rPr>
            </w:rPrChange>
          </w:rPr>
          <w:t>Ein</w:t>
        </w:r>
        <w:proofErr w:type="spellEnd"/>
        <w:r w:rsidRPr="00C05F24">
          <w:rPr>
            <w:rFonts w:ascii="Calibri" w:hAnsi="Calibri" w:cs="Calibri"/>
            <w:sz w:val="30"/>
            <w:szCs w:val="30"/>
            <w:lang w:val="en-US"/>
            <w:rPrChange w:id="185" w:author="Mark Warneke" w:date="2015-05-24T21:36:00Z">
              <w:rPr>
                <w:lang w:val="en-US"/>
              </w:rPr>
            </w:rPrChange>
          </w:rPr>
          <w:t xml:space="preserve"> User </w:t>
        </w:r>
        <w:proofErr w:type="spellStart"/>
        <w:r w:rsidRPr="00C05F24">
          <w:rPr>
            <w:rFonts w:ascii="Calibri" w:hAnsi="Calibri" w:cs="Calibri"/>
            <w:sz w:val="30"/>
            <w:szCs w:val="30"/>
            <w:lang w:val="en-US"/>
            <w:rPrChange w:id="186" w:author="Mark Warneke" w:date="2015-05-24T21:36:00Z">
              <w:rPr>
                <w:lang w:val="en-US"/>
              </w:rPr>
            </w:rPrChange>
          </w:rPr>
          <w:t>soll</w:t>
        </w:r>
        <w:proofErr w:type="spellEnd"/>
        <w:r w:rsidRPr="00C05F24">
          <w:rPr>
            <w:rFonts w:ascii="Calibri" w:hAnsi="Calibri" w:cs="Calibri"/>
            <w:sz w:val="30"/>
            <w:szCs w:val="30"/>
            <w:lang w:val="en-US"/>
            <w:rPrChange w:id="187" w:author="Mark Warneke" w:date="2015-05-24T21:36:00Z">
              <w:rPr>
                <w:lang w:val="en-US"/>
              </w:rPr>
            </w:rPrChange>
          </w:rPr>
          <w:t xml:space="preserve"> </w:t>
        </w:r>
        <w:proofErr w:type="spellStart"/>
        <w:r w:rsidRPr="00C05F24">
          <w:rPr>
            <w:rFonts w:ascii="Calibri" w:hAnsi="Calibri" w:cs="Calibri"/>
            <w:sz w:val="30"/>
            <w:szCs w:val="30"/>
            <w:lang w:val="en-US"/>
            <w:rPrChange w:id="188" w:author="Mark Warneke" w:date="2015-05-24T21:36:00Z">
              <w:rPr>
                <w:lang w:val="en-US"/>
              </w:rPr>
            </w:rPrChange>
          </w:rPr>
          <w:t>sich</w:t>
        </w:r>
        <w:proofErr w:type="spellEnd"/>
        <w:r w:rsidRPr="00C05F24">
          <w:rPr>
            <w:rFonts w:ascii="Calibri" w:hAnsi="Calibri" w:cs="Calibri"/>
            <w:sz w:val="30"/>
            <w:szCs w:val="30"/>
            <w:lang w:val="en-US"/>
            <w:rPrChange w:id="189" w:author="Mark Warneke" w:date="2015-05-24T21:36:00Z">
              <w:rPr>
                <w:lang w:val="en-US"/>
              </w:rPr>
            </w:rPrChange>
          </w:rPr>
          <w:t xml:space="preserve"> </w:t>
        </w:r>
        <w:proofErr w:type="spellStart"/>
        <w:r w:rsidRPr="00C05F24">
          <w:rPr>
            <w:rFonts w:ascii="Calibri" w:hAnsi="Calibri" w:cs="Calibri"/>
            <w:sz w:val="30"/>
            <w:szCs w:val="30"/>
            <w:lang w:val="en-US"/>
            <w:rPrChange w:id="190" w:author="Mark Warneke" w:date="2015-05-24T21:36:00Z">
              <w:rPr>
                <w:lang w:val="en-US"/>
              </w:rPr>
            </w:rPrChange>
          </w:rPr>
          <w:t>ein</w:t>
        </w:r>
        <w:proofErr w:type="spellEnd"/>
        <w:r w:rsidRPr="00C05F24">
          <w:rPr>
            <w:rFonts w:ascii="Calibri" w:hAnsi="Calibri" w:cs="Calibri"/>
            <w:sz w:val="30"/>
            <w:szCs w:val="30"/>
            <w:lang w:val="en-US"/>
            <w:rPrChange w:id="191" w:author="Mark Warneke" w:date="2015-05-24T21:36:00Z">
              <w:rPr>
                <w:lang w:val="en-US"/>
              </w:rPr>
            </w:rPrChange>
          </w:rPr>
          <w:t>/</w:t>
        </w:r>
        <w:proofErr w:type="spellStart"/>
        <w:r w:rsidRPr="00C05F24">
          <w:rPr>
            <w:rFonts w:ascii="Calibri" w:hAnsi="Calibri" w:cs="Calibri"/>
            <w:sz w:val="30"/>
            <w:szCs w:val="30"/>
            <w:lang w:val="en-US"/>
            <w:rPrChange w:id="192" w:author="Mark Warneke" w:date="2015-05-24T21:36:00Z">
              <w:rPr>
                <w:lang w:val="en-US"/>
              </w:rPr>
            </w:rPrChange>
          </w:rPr>
          <w:t>ausloggen</w:t>
        </w:r>
        <w:proofErr w:type="spellEnd"/>
        <w:r w:rsidRPr="00C05F24">
          <w:rPr>
            <w:rFonts w:ascii="Calibri" w:hAnsi="Calibri" w:cs="Calibri"/>
            <w:sz w:val="30"/>
            <w:szCs w:val="30"/>
            <w:lang w:val="en-US"/>
            <w:rPrChange w:id="193" w:author="Mark Warneke" w:date="2015-05-24T21:36:00Z">
              <w:rPr>
                <w:lang w:val="en-US"/>
              </w:rPr>
            </w:rPrChange>
          </w:rPr>
          <w:t xml:space="preserve"> </w:t>
        </w:r>
        <w:proofErr w:type="spellStart"/>
        <w:r w:rsidRPr="00C05F24">
          <w:rPr>
            <w:rFonts w:ascii="Calibri" w:hAnsi="Calibri" w:cs="Calibri"/>
            <w:sz w:val="30"/>
            <w:szCs w:val="30"/>
            <w:lang w:val="en-US"/>
            <w:rPrChange w:id="194" w:author="Mark Warneke" w:date="2015-05-24T21:36:00Z">
              <w:rPr>
                <w:lang w:val="en-US"/>
              </w:rPr>
            </w:rPrChange>
          </w:rPr>
          <w:t>können</w:t>
        </w:r>
        <w:proofErr w:type="spellEnd"/>
      </w:ins>
    </w:p>
    <w:p w14:paraId="4ADA75A0" w14:textId="77777777" w:rsidR="004E6CD8" w:rsidRPr="00C05F24" w:rsidRDefault="004E6CD8">
      <w:pPr>
        <w:pStyle w:val="ListParagraph"/>
        <w:widowControl w:val="0"/>
        <w:numPr>
          <w:ilvl w:val="0"/>
          <w:numId w:val="17"/>
        </w:numPr>
        <w:autoSpaceDE w:val="0"/>
        <w:autoSpaceDN w:val="0"/>
        <w:adjustRightInd w:val="0"/>
        <w:spacing w:before="0"/>
        <w:jc w:val="left"/>
        <w:rPr>
          <w:ins w:id="195" w:author="Mark Warneke" w:date="2015-05-24T21:34:00Z"/>
          <w:rFonts w:ascii="Calibri" w:hAnsi="Calibri" w:cs="Calibri"/>
          <w:sz w:val="30"/>
          <w:szCs w:val="30"/>
          <w:lang w:val="en-US"/>
          <w:rPrChange w:id="196" w:author="Mark Warneke" w:date="2015-05-24T21:36:00Z">
            <w:rPr>
              <w:ins w:id="197" w:author="Mark Warneke" w:date="2015-05-24T21:34:00Z"/>
              <w:lang w:val="en-US"/>
            </w:rPr>
          </w:rPrChange>
        </w:rPr>
        <w:pPrChange w:id="198" w:author="Mark Warneke" w:date="2015-05-24T21:36:00Z">
          <w:pPr>
            <w:widowControl w:val="0"/>
            <w:autoSpaceDE w:val="0"/>
            <w:autoSpaceDN w:val="0"/>
            <w:adjustRightInd w:val="0"/>
            <w:spacing w:before="0"/>
            <w:jc w:val="left"/>
          </w:pPr>
        </w:pPrChange>
      </w:pPr>
      <w:proofErr w:type="spellStart"/>
      <w:ins w:id="199" w:author="Mark Warneke" w:date="2015-05-24T21:34:00Z">
        <w:r w:rsidRPr="00C05F24">
          <w:rPr>
            <w:rFonts w:ascii="Calibri" w:hAnsi="Calibri" w:cs="Calibri"/>
            <w:sz w:val="30"/>
            <w:szCs w:val="30"/>
            <w:lang w:val="en-US"/>
            <w:rPrChange w:id="200" w:author="Mark Warneke" w:date="2015-05-24T21:36:00Z">
              <w:rPr>
                <w:lang w:val="en-US"/>
              </w:rPr>
            </w:rPrChange>
          </w:rPr>
          <w:t>Ein</w:t>
        </w:r>
        <w:proofErr w:type="spellEnd"/>
        <w:r w:rsidRPr="00C05F24">
          <w:rPr>
            <w:rFonts w:ascii="Calibri" w:hAnsi="Calibri" w:cs="Calibri"/>
            <w:sz w:val="30"/>
            <w:szCs w:val="30"/>
            <w:lang w:val="en-US"/>
            <w:rPrChange w:id="201" w:author="Mark Warneke" w:date="2015-05-24T21:36:00Z">
              <w:rPr>
                <w:lang w:val="en-US"/>
              </w:rPr>
            </w:rPrChange>
          </w:rPr>
          <w:t xml:space="preserve"> User </w:t>
        </w:r>
        <w:proofErr w:type="spellStart"/>
        <w:r w:rsidRPr="00C05F24">
          <w:rPr>
            <w:rFonts w:ascii="Calibri" w:hAnsi="Calibri" w:cs="Calibri"/>
            <w:sz w:val="30"/>
            <w:szCs w:val="30"/>
            <w:lang w:val="en-US"/>
            <w:rPrChange w:id="202" w:author="Mark Warneke" w:date="2015-05-24T21:36:00Z">
              <w:rPr>
                <w:lang w:val="en-US"/>
              </w:rPr>
            </w:rPrChange>
          </w:rPr>
          <w:t>soll</w:t>
        </w:r>
        <w:proofErr w:type="spellEnd"/>
        <w:r w:rsidRPr="00C05F24">
          <w:rPr>
            <w:rFonts w:ascii="Calibri" w:hAnsi="Calibri" w:cs="Calibri"/>
            <w:sz w:val="30"/>
            <w:szCs w:val="30"/>
            <w:lang w:val="en-US"/>
            <w:rPrChange w:id="203" w:author="Mark Warneke" w:date="2015-05-24T21:36:00Z">
              <w:rPr>
                <w:lang w:val="en-US"/>
              </w:rPr>
            </w:rPrChange>
          </w:rPr>
          <w:t xml:space="preserve"> </w:t>
        </w:r>
        <w:proofErr w:type="spellStart"/>
        <w:r w:rsidRPr="00C05F24">
          <w:rPr>
            <w:rFonts w:ascii="Calibri" w:hAnsi="Calibri" w:cs="Calibri"/>
            <w:sz w:val="30"/>
            <w:szCs w:val="30"/>
            <w:lang w:val="en-US"/>
            <w:rPrChange w:id="204" w:author="Mark Warneke" w:date="2015-05-24T21:36:00Z">
              <w:rPr>
                <w:lang w:val="en-US"/>
              </w:rPr>
            </w:rPrChange>
          </w:rPr>
          <w:t>Kategorien</w:t>
        </w:r>
        <w:proofErr w:type="spellEnd"/>
        <w:r w:rsidRPr="00C05F24">
          <w:rPr>
            <w:rFonts w:ascii="Calibri" w:hAnsi="Calibri" w:cs="Calibri"/>
            <w:sz w:val="30"/>
            <w:szCs w:val="30"/>
            <w:lang w:val="en-US"/>
            <w:rPrChange w:id="205" w:author="Mark Warneke" w:date="2015-05-24T21:36:00Z">
              <w:rPr>
                <w:lang w:val="en-US"/>
              </w:rPr>
            </w:rPrChange>
          </w:rPr>
          <w:t xml:space="preserve"> </w:t>
        </w:r>
        <w:proofErr w:type="spellStart"/>
        <w:r w:rsidRPr="00C05F24">
          <w:rPr>
            <w:rFonts w:ascii="Calibri" w:hAnsi="Calibri" w:cs="Calibri"/>
            <w:sz w:val="30"/>
            <w:szCs w:val="30"/>
            <w:lang w:val="en-US"/>
            <w:rPrChange w:id="206" w:author="Mark Warneke" w:date="2015-05-24T21:36:00Z">
              <w:rPr>
                <w:lang w:val="en-US"/>
              </w:rPr>
            </w:rPrChange>
          </w:rPr>
          <w:t>anlegen</w:t>
        </w:r>
        <w:proofErr w:type="spellEnd"/>
        <w:r w:rsidRPr="00C05F24">
          <w:rPr>
            <w:rFonts w:ascii="Calibri" w:hAnsi="Calibri" w:cs="Calibri"/>
            <w:sz w:val="30"/>
            <w:szCs w:val="30"/>
            <w:lang w:val="en-US"/>
            <w:rPrChange w:id="207" w:author="Mark Warneke" w:date="2015-05-24T21:36:00Z">
              <w:rPr>
                <w:lang w:val="en-US"/>
              </w:rPr>
            </w:rPrChange>
          </w:rPr>
          <w:t xml:space="preserve"> </w:t>
        </w:r>
        <w:proofErr w:type="spellStart"/>
        <w:r w:rsidRPr="00C05F24">
          <w:rPr>
            <w:rFonts w:ascii="Calibri" w:hAnsi="Calibri" w:cs="Calibri"/>
            <w:sz w:val="30"/>
            <w:szCs w:val="30"/>
            <w:lang w:val="en-US"/>
            <w:rPrChange w:id="208" w:author="Mark Warneke" w:date="2015-05-24T21:36:00Z">
              <w:rPr>
                <w:lang w:val="en-US"/>
              </w:rPr>
            </w:rPrChange>
          </w:rPr>
          <w:t>können</w:t>
        </w:r>
        <w:proofErr w:type="spellEnd"/>
      </w:ins>
    </w:p>
    <w:p w14:paraId="57960D8D" w14:textId="77777777" w:rsidR="004E6CD8" w:rsidRPr="00C05F24" w:rsidRDefault="004E6CD8">
      <w:pPr>
        <w:pStyle w:val="ListParagraph"/>
        <w:widowControl w:val="0"/>
        <w:numPr>
          <w:ilvl w:val="0"/>
          <w:numId w:val="17"/>
        </w:numPr>
        <w:autoSpaceDE w:val="0"/>
        <w:autoSpaceDN w:val="0"/>
        <w:adjustRightInd w:val="0"/>
        <w:spacing w:before="0"/>
        <w:jc w:val="left"/>
        <w:rPr>
          <w:ins w:id="209" w:author="Mark Warneke" w:date="2015-05-24T21:34:00Z"/>
          <w:rFonts w:ascii="Calibri" w:hAnsi="Calibri" w:cs="Calibri"/>
          <w:sz w:val="30"/>
          <w:szCs w:val="30"/>
          <w:lang w:val="en-US"/>
          <w:rPrChange w:id="210" w:author="Mark Warneke" w:date="2015-05-24T21:36:00Z">
            <w:rPr>
              <w:ins w:id="211" w:author="Mark Warneke" w:date="2015-05-24T21:34:00Z"/>
              <w:lang w:val="en-US"/>
            </w:rPr>
          </w:rPrChange>
        </w:rPr>
        <w:pPrChange w:id="212" w:author="Mark Warneke" w:date="2015-05-24T21:36:00Z">
          <w:pPr>
            <w:widowControl w:val="0"/>
            <w:autoSpaceDE w:val="0"/>
            <w:autoSpaceDN w:val="0"/>
            <w:adjustRightInd w:val="0"/>
            <w:spacing w:before="0"/>
            <w:jc w:val="left"/>
          </w:pPr>
        </w:pPrChange>
      </w:pPr>
      <w:proofErr w:type="spellStart"/>
      <w:ins w:id="213" w:author="Mark Warneke" w:date="2015-05-24T21:34:00Z">
        <w:r w:rsidRPr="00C05F24">
          <w:rPr>
            <w:rFonts w:ascii="Calibri" w:hAnsi="Calibri" w:cs="Calibri"/>
            <w:sz w:val="30"/>
            <w:szCs w:val="30"/>
            <w:lang w:val="en-US"/>
            <w:rPrChange w:id="214" w:author="Mark Warneke" w:date="2015-05-24T21:36:00Z">
              <w:rPr>
                <w:lang w:val="en-US"/>
              </w:rPr>
            </w:rPrChange>
          </w:rPr>
          <w:t>Ein</w:t>
        </w:r>
        <w:proofErr w:type="spellEnd"/>
        <w:r w:rsidRPr="00C05F24">
          <w:rPr>
            <w:rFonts w:ascii="Calibri" w:hAnsi="Calibri" w:cs="Calibri"/>
            <w:sz w:val="30"/>
            <w:szCs w:val="30"/>
            <w:lang w:val="en-US"/>
            <w:rPrChange w:id="215" w:author="Mark Warneke" w:date="2015-05-24T21:36:00Z">
              <w:rPr>
                <w:lang w:val="en-US"/>
              </w:rPr>
            </w:rPrChange>
          </w:rPr>
          <w:t xml:space="preserve"> User </w:t>
        </w:r>
        <w:proofErr w:type="spellStart"/>
        <w:r w:rsidRPr="00C05F24">
          <w:rPr>
            <w:rFonts w:ascii="Calibri" w:hAnsi="Calibri" w:cs="Calibri"/>
            <w:sz w:val="30"/>
            <w:szCs w:val="30"/>
            <w:lang w:val="en-US"/>
            <w:rPrChange w:id="216" w:author="Mark Warneke" w:date="2015-05-24T21:36:00Z">
              <w:rPr>
                <w:lang w:val="en-US"/>
              </w:rPr>
            </w:rPrChange>
          </w:rPr>
          <w:t>soll</w:t>
        </w:r>
        <w:proofErr w:type="spellEnd"/>
        <w:r w:rsidRPr="00C05F24">
          <w:rPr>
            <w:rFonts w:ascii="Calibri" w:hAnsi="Calibri" w:cs="Calibri"/>
            <w:sz w:val="30"/>
            <w:szCs w:val="30"/>
            <w:lang w:val="en-US"/>
            <w:rPrChange w:id="217" w:author="Mark Warneke" w:date="2015-05-24T21:36:00Z">
              <w:rPr>
                <w:lang w:val="en-US"/>
              </w:rPr>
            </w:rPrChange>
          </w:rPr>
          <w:t xml:space="preserve"> </w:t>
        </w:r>
        <w:proofErr w:type="spellStart"/>
        <w:r w:rsidRPr="00C05F24">
          <w:rPr>
            <w:rFonts w:ascii="Calibri" w:hAnsi="Calibri" w:cs="Calibri"/>
            <w:sz w:val="30"/>
            <w:szCs w:val="30"/>
            <w:lang w:val="en-US"/>
            <w:rPrChange w:id="218" w:author="Mark Warneke" w:date="2015-05-24T21:36:00Z">
              <w:rPr>
                <w:lang w:val="en-US"/>
              </w:rPr>
            </w:rPrChange>
          </w:rPr>
          <w:t>Kategorien</w:t>
        </w:r>
        <w:proofErr w:type="spellEnd"/>
        <w:r w:rsidRPr="00C05F24">
          <w:rPr>
            <w:rFonts w:ascii="Calibri" w:hAnsi="Calibri" w:cs="Calibri"/>
            <w:sz w:val="30"/>
            <w:szCs w:val="30"/>
            <w:lang w:val="en-US"/>
            <w:rPrChange w:id="219" w:author="Mark Warneke" w:date="2015-05-24T21:36:00Z">
              <w:rPr>
                <w:lang w:val="en-US"/>
              </w:rPr>
            </w:rPrChange>
          </w:rPr>
          <w:t xml:space="preserve"> </w:t>
        </w:r>
        <w:proofErr w:type="spellStart"/>
        <w:r w:rsidRPr="00C05F24">
          <w:rPr>
            <w:rFonts w:ascii="Calibri" w:hAnsi="Calibri" w:cs="Calibri"/>
            <w:sz w:val="30"/>
            <w:szCs w:val="30"/>
            <w:lang w:val="en-US"/>
            <w:rPrChange w:id="220" w:author="Mark Warneke" w:date="2015-05-24T21:36:00Z">
              <w:rPr>
                <w:lang w:val="en-US"/>
              </w:rPr>
            </w:rPrChange>
          </w:rPr>
          <w:t>bearbeiten</w:t>
        </w:r>
        <w:proofErr w:type="spellEnd"/>
        <w:r w:rsidRPr="00C05F24">
          <w:rPr>
            <w:rFonts w:ascii="Calibri" w:hAnsi="Calibri" w:cs="Calibri"/>
            <w:sz w:val="30"/>
            <w:szCs w:val="30"/>
            <w:lang w:val="en-US"/>
            <w:rPrChange w:id="221" w:author="Mark Warneke" w:date="2015-05-24T21:36:00Z">
              <w:rPr>
                <w:lang w:val="en-US"/>
              </w:rPr>
            </w:rPrChange>
          </w:rPr>
          <w:t>/</w:t>
        </w:r>
        <w:proofErr w:type="spellStart"/>
        <w:r w:rsidRPr="00C05F24">
          <w:rPr>
            <w:rFonts w:ascii="Calibri" w:hAnsi="Calibri" w:cs="Calibri"/>
            <w:sz w:val="30"/>
            <w:szCs w:val="30"/>
            <w:lang w:val="en-US"/>
            <w:rPrChange w:id="222" w:author="Mark Warneke" w:date="2015-05-24T21:36:00Z">
              <w:rPr>
                <w:lang w:val="en-US"/>
              </w:rPr>
            </w:rPrChange>
          </w:rPr>
          <w:t>löschen</w:t>
        </w:r>
        <w:proofErr w:type="spellEnd"/>
        <w:r w:rsidRPr="00C05F24">
          <w:rPr>
            <w:rFonts w:ascii="Calibri" w:hAnsi="Calibri" w:cs="Calibri"/>
            <w:sz w:val="30"/>
            <w:szCs w:val="30"/>
            <w:lang w:val="en-US"/>
            <w:rPrChange w:id="223" w:author="Mark Warneke" w:date="2015-05-24T21:36:00Z">
              <w:rPr>
                <w:lang w:val="en-US"/>
              </w:rPr>
            </w:rPrChange>
          </w:rPr>
          <w:t xml:space="preserve"> </w:t>
        </w:r>
        <w:proofErr w:type="spellStart"/>
        <w:r w:rsidRPr="00C05F24">
          <w:rPr>
            <w:rFonts w:ascii="Calibri" w:hAnsi="Calibri" w:cs="Calibri"/>
            <w:sz w:val="30"/>
            <w:szCs w:val="30"/>
            <w:lang w:val="en-US"/>
            <w:rPrChange w:id="224" w:author="Mark Warneke" w:date="2015-05-24T21:36:00Z">
              <w:rPr>
                <w:lang w:val="en-US"/>
              </w:rPr>
            </w:rPrChange>
          </w:rPr>
          <w:t>können</w:t>
        </w:r>
        <w:proofErr w:type="spellEnd"/>
      </w:ins>
    </w:p>
    <w:p w14:paraId="30DF5F25" w14:textId="77777777" w:rsidR="004E6CD8" w:rsidRPr="00C05F24" w:rsidRDefault="004E6CD8">
      <w:pPr>
        <w:pStyle w:val="ListParagraph"/>
        <w:widowControl w:val="0"/>
        <w:numPr>
          <w:ilvl w:val="0"/>
          <w:numId w:val="17"/>
        </w:numPr>
        <w:autoSpaceDE w:val="0"/>
        <w:autoSpaceDN w:val="0"/>
        <w:adjustRightInd w:val="0"/>
        <w:spacing w:before="0"/>
        <w:jc w:val="left"/>
        <w:rPr>
          <w:ins w:id="225" w:author="Mark Warneke" w:date="2015-05-24T21:34:00Z"/>
          <w:rFonts w:ascii="Calibri" w:hAnsi="Calibri" w:cs="Calibri"/>
          <w:sz w:val="30"/>
          <w:szCs w:val="30"/>
          <w:lang w:val="en-US"/>
          <w:rPrChange w:id="226" w:author="Mark Warneke" w:date="2015-05-24T21:36:00Z">
            <w:rPr>
              <w:ins w:id="227" w:author="Mark Warneke" w:date="2015-05-24T21:34:00Z"/>
              <w:lang w:val="en-US"/>
            </w:rPr>
          </w:rPrChange>
        </w:rPr>
        <w:pPrChange w:id="228" w:author="Mark Warneke" w:date="2015-05-24T21:36:00Z">
          <w:pPr>
            <w:widowControl w:val="0"/>
            <w:autoSpaceDE w:val="0"/>
            <w:autoSpaceDN w:val="0"/>
            <w:adjustRightInd w:val="0"/>
            <w:spacing w:before="0"/>
            <w:jc w:val="left"/>
          </w:pPr>
        </w:pPrChange>
      </w:pPr>
      <w:proofErr w:type="spellStart"/>
      <w:ins w:id="229" w:author="Mark Warneke" w:date="2015-05-24T21:34:00Z">
        <w:r w:rsidRPr="00C05F24">
          <w:rPr>
            <w:rFonts w:ascii="Calibri" w:hAnsi="Calibri" w:cs="Calibri"/>
            <w:sz w:val="30"/>
            <w:szCs w:val="30"/>
            <w:lang w:val="en-US"/>
            <w:rPrChange w:id="230" w:author="Mark Warneke" w:date="2015-05-24T21:36:00Z">
              <w:rPr>
                <w:lang w:val="en-US"/>
              </w:rPr>
            </w:rPrChange>
          </w:rPr>
          <w:t>Ein</w:t>
        </w:r>
        <w:proofErr w:type="spellEnd"/>
        <w:r w:rsidRPr="00C05F24">
          <w:rPr>
            <w:rFonts w:ascii="Calibri" w:hAnsi="Calibri" w:cs="Calibri"/>
            <w:sz w:val="30"/>
            <w:szCs w:val="30"/>
            <w:lang w:val="en-US"/>
            <w:rPrChange w:id="231" w:author="Mark Warneke" w:date="2015-05-24T21:36:00Z">
              <w:rPr>
                <w:lang w:val="en-US"/>
              </w:rPr>
            </w:rPrChange>
          </w:rPr>
          <w:t xml:space="preserve"> User </w:t>
        </w:r>
        <w:proofErr w:type="spellStart"/>
        <w:r w:rsidRPr="00C05F24">
          <w:rPr>
            <w:rFonts w:ascii="Calibri" w:hAnsi="Calibri" w:cs="Calibri"/>
            <w:sz w:val="30"/>
            <w:szCs w:val="30"/>
            <w:lang w:val="en-US"/>
            <w:rPrChange w:id="232" w:author="Mark Warneke" w:date="2015-05-24T21:36:00Z">
              <w:rPr>
                <w:lang w:val="en-US"/>
              </w:rPr>
            </w:rPrChange>
          </w:rPr>
          <w:t>soll</w:t>
        </w:r>
        <w:proofErr w:type="spellEnd"/>
        <w:r w:rsidRPr="00C05F24">
          <w:rPr>
            <w:rFonts w:ascii="Calibri" w:hAnsi="Calibri" w:cs="Calibri"/>
            <w:sz w:val="30"/>
            <w:szCs w:val="30"/>
            <w:lang w:val="en-US"/>
            <w:rPrChange w:id="233" w:author="Mark Warneke" w:date="2015-05-24T21:36:00Z">
              <w:rPr>
                <w:lang w:val="en-US"/>
              </w:rPr>
            </w:rPrChange>
          </w:rPr>
          <w:t xml:space="preserve"> </w:t>
        </w:r>
        <w:proofErr w:type="spellStart"/>
        <w:r w:rsidRPr="00C05F24">
          <w:rPr>
            <w:rFonts w:ascii="Calibri" w:hAnsi="Calibri" w:cs="Calibri"/>
            <w:sz w:val="30"/>
            <w:szCs w:val="30"/>
            <w:lang w:val="en-US"/>
            <w:rPrChange w:id="234" w:author="Mark Warneke" w:date="2015-05-24T21:36:00Z">
              <w:rPr>
                <w:lang w:val="en-US"/>
              </w:rPr>
            </w:rPrChange>
          </w:rPr>
          <w:t>einen</w:t>
        </w:r>
        <w:proofErr w:type="spellEnd"/>
        <w:r w:rsidRPr="00C05F24">
          <w:rPr>
            <w:rFonts w:ascii="Calibri" w:hAnsi="Calibri" w:cs="Calibri"/>
            <w:sz w:val="30"/>
            <w:szCs w:val="30"/>
            <w:lang w:val="en-US"/>
            <w:rPrChange w:id="235" w:author="Mark Warneke" w:date="2015-05-24T21:36:00Z">
              <w:rPr>
                <w:lang w:val="en-US"/>
              </w:rPr>
            </w:rPrChange>
          </w:rPr>
          <w:t xml:space="preserve"> </w:t>
        </w:r>
        <w:proofErr w:type="spellStart"/>
        <w:r w:rsidRPr="00C05F24">
          <w:rPr>
            <w:rFonts w:ascii="Calibri" w:hAnsi="Calibri" w:cs="Calibri"/>
            <w:sz w:val="30"/>
            <w:szCs w:val="30"/>
            <w:lang w:val="en-US"/>
            <w:rPrChange w:id="236" w:author="Mark Warneke" w:date="2015-05-24T21:36:00Z">
              <w:rPr>
                <w:lang w:val="en-US"/>
              </w:rPr>
            </w:rPrChange>
          </w:rPr>
          <w:t>Einkauf</w:t>
        </w:r>
        <w:proofErr w:type="spellEnd"/>
        <w:r w:rsidRPr="00C05F24">
          <w:rPr>
            <w:rFonts w:ascii="Calibri" w:hAnsi="Calibri" w:cs="Calibri"/>
            <w:sz w:val="30"/>
            <w:szCs w:val="30"/>
            <w:lang w:val="en-US"/>
            <w:rPrChange w:id="237" w:author="Mark Warneke" w:date="2015-05-24T21:36:00Z">
              <w:rPr>
                <w:lang w:val="en-US"/>
              </w:rPr>
            </w:rPrChange>
          </w:rPr>
          <w:t xml:space="preserve"> </w:t>
        </w:r>
        <w:proofErr w:type="spellStart"/>
        <w:r w:rsidRPr="00C05F24">
          <w:rPr>
            <w:rFonts w:ascii="Calibri" w:hAnsi="Calibri" w:cs="Calibri"/>
            <w:sz w:val="30"/>
            <w:szCs w:val="30"/>
            <w:lang w:val="en-US"/>
            <w:rPrChange w:id="238" w:author="Mark Warneke" w:date="2015-05-24T21:36:00Z">
              <w:rPr>
                <w:lang w:val="en-US"/>
              </w:rPr>
            </w:rPrChange>
          </w:rPr>
          <w:t>anlegen</w:t>
        </w:r>
        <w:proofErr w:type="spellEnd"/>
        <w:r w:rsidRPr="00C05F24">
          <w:rPr>
            <w:rFonts w:ascii="Calibri" w:hAnsi="Calibri" w:cs="Calibri"/>
            <w:sz w:val="30"/>
            <w:szCs w:val="30"/>
            <w:lang w:val="en-US"/>
            <w:rPrChange w:id="239" w:author="Mark Warneke" w:date="2015-05-24T21:36:00Z">
              <w:rPr>
                <w:lang w:val="en-US"/>
              </w:rPr>
            </w:rPrChange>
          </w:rPr>
          <w:t xml:space="preserve"> </w:t>
        </w:r>
        <w:proofErr w:type="spellStart"/>
        <w:r w:rsidRPr="00C05F24">
          <w:rPr>
            <w:rFonts w:ascii="Calibri" w:hAnsi="Calibri" w:cs="Calibri"/>
            <w:sz w:val="30"/>
            <w:szCs w:val="30"/>
            <w:lang w:val="en-US"/>
            <w:rPrChange w:id="240" w:author="Mark Warneke" w:date="2015-05-24T21:36:00Z">
              <w:rPr>
                <w:lang w:val="en-US"/>
              </w:rPr>
            </w:rPrChange>
          </w:rPr>
          <w:t>können</w:t>
        </w:r>
        <w:proofErr w:type="spellEnd"/>
      </w:ins>
    </w:p>
    <w:p w14:paraId="01CD58E2" w14:textId="77777777" w:rsidR="004E6CD8" w:rsidRPr="00C05F24" w:rsidRDefault="004E6CD8">
      <w:pPr>
        <w:pStyle w:val="ListParagraph"/>
        <w:widowControl w:val="0"/>
        <w:numPr>
          <w:ilvl w:val="0"/>
          <w:numId w:val="17"/>
        </w:numPr>
        <w:autoSpaceDE w:val="0"/>
        <w:autoSpaceDN w:val="0"/>
        <w:adjustRightInd w:val="0"/>
        <w:spacing w:before="0"/>
        <w:jc w:val="left"/>
        <w:rPr>
          <w:ins w:id="241" w:author="Mark Warneke" w:date="2015-05-24T21:34:00Z"/>
          <w:rFonts w:ascii="Calibri" w:hAnsi="Calibri" w:cs="Calibri"/>
          <w:sz w:val="30"/>
          <w:szCs w:val="30"/>
          <w:lang w:val="en-US"/>
          <w:rPrChange w:id="242" w:author="Mark Warneke" w:date="2015-05-24T21:36:00Z">
            <w:rPr>
              <w:ins w:id="243" w:author="Mark Warneke" w:date="2015-05-24T21:34:00Z"/>
              <w:lang w:val="en-US"/>
            </w:rPr>
          </w:rPrChange>
        </w:rPr>
        <w:pPrChange w:id="244" w:author="Mark Warneke" w:date="2015-05-24T21:36:00Z">
          <w:pPr>
            <w:widowControl w:val="0"/>
            <w:autoSpaceDE w:val="0"/>
            <w:autoSpaceDN w:val="0"/>
            <w:adjustRightInd w:val="0"/>
            <w:spacing w:before="0"/>
            <w:jc w:val="left"/>
          </w:pPr>
        </w:pPrChange>
      </w:pPr>
      <w:proofErr w:type="spellStart"/>
      <w:ins w:id="245" w:author="Mark Warneke" w:date="2015-05-24T21:34:00Z">
        <w:r w:rsidRPr="00C05F24">
          <w:rPr>
            <w:rFonts w:ascii="Calibri" w:hAnsi="Calibri" w:cs="Calibri"/>
            <w:sz w:val="30"/>
            <w:szCs w:val="30"/>
            <w:lang w:val="en-US"/>
            <w:rPrChange w:id="246" w:author="Mark Warneke" w:date="2015-05-24T21:36:00Z">
              <w:rPr>
                <w:lang w:val="en-US"/>
              </w:rPr>
            </w:rPrChange>
          </w:rPr>
          <w:t>Ein</w:t>
        </w:r>
        <w:proofErr w:type="spellEnd"/>
        <w:r w:rsidRPr="00C05F24">
          <w:rPr>
            <w:rFonts w:ascii="Calibri" w:hAnsi="Calibri" w:cs="Calibri"/>
            <w:sz w:val="30"/>
            <w:szCs w:val="30"/>
            <w:lang w:val="en-US"/>
            <w:rPrChange w:id="247" w:author="Mark Warneke" w:date="2015-05-24T21:36:00Z">
              <w:rPr>
                <w:lang w:val="en-US"/>
              </w:rPr>
            </w:rPrChange>
          </w:rPr>
          <w:t xml:space="preserve"> User </w:t>
        </w:r>
        <w:proofErr w:type="spellStart"/>
        <w:r w:rsidRPr="00C05F24">
          <w:rPr>
            <w:rFonts w:ascii="Calibri" w:hAnsi="Calibri" w:cs="Calibri"/>
            <w:sz w:val="30"/>
            <w:szCs w:val="30"/>
            <w:lang w:val="en-US"/>
            <w:rPrChange w:id="248" w:author="Mark Warneke" w:date="2015-05-24T21:36:00Z">
              <w:rPr>
                <w:lang w:val="en-US"/>
              </w:rPr>
            </w:rPrChange>
          </w:rPr>
          <w:t>soll</w:t>
        </w:r>
        <w:proofErr w:type="spellEnd"/>
        <w:r w:rsidRPr="00C05F24">
          <w:rPr>
            <w:rFonts w:ascii="Calibri" w:hAnsi="Calibri" w:cs="Calibri"/>
            <w:sz w:val="30"/>
            <w:szCs w:val="30"/>
            <w:lang w:val="en-US"/>
            <w:rPrChange w:id="249" w:author="Mark Warneke" w:date="2015-05-24T21:36:00Z">
              <w:rPr>
                <w:lang w:val="en-US"/>
              </w:rPr>
            </w:rPrChange>
          </w:rPr>
          <w:t xml:space="preserve"> </w:t>
        </w:r>
        <w:proofErr w:type="spellStart"/>
        <w:r w:rsidRPr="00C05F24">
          <w:rPr>
            <w:rFonts w:ascii="Calibri" w:hAnsi="Calibri" w:cs="Calibri"/>
            <w:sz w:val="30"/>
            <w:szCs w:val="30"/>
            <w:lang w:val="en-US"/>
            <w:rPrChange w:id="250" w:author="Mark Warneke" w:date="2015-05-24T21:36:00Z">
              <w:rPr>
                <w:lang w:val="en-US"/>
              </w:rPr>
            </w:rPrChange>
          </w:rPr>
          <w:t>einen</w:t>
        </w:r>
        <w:proofErr w:type="spellEnd"/>
        <w:r w:rsidRPr="00C05F24">
          <w:rPr>
            <w:rFonts w:ascii="Calibri" w:hAnsi="Calibri" w:cs="Calibri"/>
            <w:sz w:val="30"/>
            <w:szCs w:val="30"/>
            <w:lang w:val="en-US"/>
            <w:rPrChange w:id="251" w:author="Mark Warneke" w:date="2015-05-24T21:36:00Z">
              <w:rPr>
                <w:lang w:val="en-US"/>
              </w:rPr>
            </w:rPrChange>
          </w:rPr>
          <w:t xml:space="preserve"> </w:t>
        </w:r>
        <w:proofErr w:type="spellStart"/>
        <w:r w:rsidRPr="00C05F24">
          <w:rPr>
            <w:rFonts w:ascii="Calibri" w:hAnsi="Calibri" w:cs="Calibri"/>
            <w:sz w:val="30"/>
            <w:szCs w:val="30"/>
            <w:lang w:val="en-US"/>
            <w:rPrChange w:id="252" w:author="Mark Warneke" w:date="2015-05-24T21:36:00Z">
              <w:rPr>
                <w:lang w:val="en-US"/>
              </w:rPr>
            </w:rPrChange>
          </w:rPr>
          <w:t>Einkauf</w:t>
        </w:r>
        <w:proofErr w:type="spellEnd"/>
        <w:r w:rsidRPr="00C05F24">
          <w:rPr>
            <w:rFonts w:ascii="Calibri" w:hAnsi="Calibri" w:cs="Calibri"/>
            <w:sz w:val="30"/>
            <w:szCs w:val="30"/>
            <w:lang w:val="en-US"/>
            <w:rPrChange w:id="253" w:author="Mark Warneke" w:date="2015-05-24T21:36:00Z">
              <w:rPr>
                <w:lang w:val="en-US"/>
              </w:rPr>
            </w:rPrChange>
          </w:rPr>
          <w:t xml:space="preserve"> </w:t>
        </w:r>
        <w:proofErr w:type="spellStart"/>
        <w:r w:rsidRPr="00C05F24">
          <w:rPr>
            <w:rFonts w:ascii="Calibri" w:hAnsi="Calibri" w:cs="Calibri"/>
            <w:sz w:val="30"/>
            <w:szCs w:val="30"/>
            <w:lang w:val="en-US"/>
            <w:rPrChange w:id="254" w:author="Mark Warneke" w:date="2015-05-24T21:36:00Z">
              <w:rPr>
                <w:lang w:val="en-US"/>
              </w:rPr>
            </w:rPrChange>
          </w:rPr>
          <w:t>bearbeiten</w:t>
        </w:r>
        <w:proofErr w:type="spellEnd"/>
        <w:r w:rsidRPr="00C05F24">
          <w:rPr>
            <w:rFonts w:ascii="Calibri" w:hAnsi="Calibri" w:cs="Calibri"/>
            <w:sz w:val="30"/>
            <w:szCs w:val="30"/>
            <w:lang w:val="en-US"/>
            <w:rPrChange w:id="255" w:author="Mark Warneke" w:date="2015-05-24T21:36:00Z">
              <w:rPr>
                <w:lang w:val="en-US"/>
              </w:rPr>
            </w:rPrChange>
          </w:rPr>
          <w:t>/</w:t>
        </w:r>
        <w:proofErr w:type="spellStart"/>
        <w:r w:rsidRPr="00C05F24">
          <w:rPr>
            <w:rFonts w:ascii="Calibri" w:hAnsi="Calibri" w:cs="Calibri"/>
            <w:sz w:val="30"/>
            <w:szCs w:val="30"/>
            <w:lang w:val="en-US"/>
            <w:rPrChange w:id="256" w:author="Mark Warneke" w:date="2015-05-24T21:36:00Z">
              <w:rPr>
                <w:lang w:val="en-US"/>
              </w:rPr>
            </w:rPrChange>
          </w:rPr>
          <w:t>löschen</w:t>
        </w:r>
        <w:proofErr w:type="spellEnd"/>
        <w:r w:rsidRPr="00C05F24">
          <w:rPr>
            <w:rFonts w:ascii="Calibri" w:hAnsi="Calibri" w:cs="Calibri"/>
            <w:sz w:val="30"/>
            <w:szCs w:val="30"/>
            <w:lang w:val="en-US"/>
            <w:rPrChange w:id="257" w:author="Mark Warneke" w:date="2015-05-24T21:36:00Z">
              <w:rPr>
                <w:lang w:val="en-US"/>
              </w:rPr>
            </w:rPrChange>
          </w:rPr>
          <w:t xml:space="preserve"> </w:t>
        </w:r>
        <w:proofErr w:type="spellStart"/>
        <w:r w:rsidRPr="00C05F24">
          <w:rPr>
            <w:rFonts w:ascii="Calibri" w:hAnsi="Calibri" w:cs="Calibri"/>
            <w:sz w:val="30"/>
            <w:szCs w:val="30"/>
            <w:lang w:val="en-US"/>
            <w:rPrChange w:id="258" w:author="Mark Warneke" w:date="2015-05-24T21:36:00Z">
              <w:rPr>
                <w:lang w:val="en-US"/>
              </w:rPr>
            </w:rPrChange>
          </w:rPr>
          <w:t>können</w:t>
        </w:r>
        <w:proofErr w:type="spellEnd"/>
      </w:ins>
    </w:p>
    <w:p w14:paraId="3BDD595E" w14:textId="77777777" w:rsidR="004E6CD8" w:rsidRPr="00C05F24" w:rsidRDefault="004E6CD8">
      <w:pPr>
        <w:pStyle w:val="ListParagraph"/>
        <w:widowControl w:val="0"/>
        <w:numPr>
          <w:ilvl w:val="0"/>
          <w:numId w:val="17"/>
        </w:numPr>
        <w:autoSpaceDE w:val="0"/>
        <w:autoSpaceDN w:val="0"/>
        <w:adjustRightInd w:val="0"/>
        <w:spacing w:before="0"/>
        <w:jc w:val="left"/>
        <w:rPr>
          <w:ins w:id="259" w:author="Mark Warneke" w:date="2015-05-24T21:34:00Z"/>
          <w:rFonts w:ascii="Calibri" w:hAnsi="Calibri" w:cs="Calibri"/>
          <w:sz w:val="30"/>
          <w:szCs w:val="30"/>
          <w:lang w:val="en-US"/>
          <w:rPrChange w:id="260" w:author="Mark Warneke" w:date="2015-05-24T21:36:00Z">
            <w:rPr>
              <w:ins w:id="261" w:author="Mark Warneke" w:date="2015-05-24T21:34:00Z"/>
              <w:lang w:val="en-US"/>
            </w:rPr>
          </w:rPrChange>
        </w:rPr>
        <w:pPrChange w:id="262" w:author="Mark Warneke" w:date="2015-05-24T21:36:00Z">
          <w:pPr>
            <w:widowControl w:val="0"/>
            <w:autoSpaceDE w:val="0"/>
            <w:autoSpaceDN w:val="0"/>
            <w:adjustRightInd w:val="0"/>
            <w:spacing w:before="0"/>
            <w:jc w:val="left"/>
          </w:pPr>
        </w:pPrChange>
      </w:pPr>
      <w:proofErr w:type="spellStart"/>
      <w:ins w:id="263" w:author="Mark Warneke" w:date="2015-05-24T21:34:00Z">
        <w:r w:rsidRPr="00C05F24">
          <w:rPr>
            <w:rFonts w:ascii="Calibri" w:hAnsi="Calibri" w:cs="Calibri"/>
            <w:sz w:val="30"/>
            <w:szCs w:val="30"/>
            <w:lang w:val="en-US"/>
            <w:rPrChange w:id="264" w:author="Mark Warneke" w:date="2015-05-24T21:36:00Z">
              <w:rPr>
                <w:lang w:val="en-US"/>
              </w:rPr>
            </w:rPrChange>
          </w:rPr>
          <w:t>Ein</w:t>
        </w:r>
        <w:proofErr w:type="spellEnd"/>
        <w:r w:rsidRPr="00C05F24">
          <w:rPr>
            <w:rFonts w:ascii="Calibri" w:hAnsi="Calibri" w:cs="Calibri"/>
            <w:sz w:val="30"/>
            <w:szCs w:val="30"/>
            <w:lang w:val="en-US"/>
            <w:rPrChange w:id="265" w:author="Mark Warneke" w:date="2015-05-24T21:36:00Z">
              <w:rPr>
                <w:lang w:val="en-US"/>
              </w:rPr>
            </w:rPrChange>
          </w:rPr>
          <w:t xml:space="preserve"> User </w:t>
        </w:r>
        <w:proofErr w:type="spellStart"/>
        <w:r w:rsidRPr="00C05F24">
          <w:rPr>
            <w:rFonts w:ascii="Calibri" w:hAnsi="Calibri" w:cs="Calibri"/>
            <w:sz w:val="30"/>
            <w:szCs w:val="30"/>
            <w:lang w:val="en-US"/>
            <w:rPrChange w:id="266" w:author="Mark Warneke" w:date="2015-05-24T21:36:00Z">
              <w:rPr>
                <w:lang w:val="en-US"/>
              </w:rPr>
            </w:rPrChange>
          </w:rPr>
          <w:t>soll</w:t>
        </w:r>
        <w:proofErr w:type="spellEnd"/>
        <w:r w:rsidRPr="00C05F24">
          <w:rPr>
            <w:rFonts w:ascii="Calibri" w:hAnsi="Calibri" w:cs="Calibri"/>
            <w:sz w:val="30"/>
            <w:szCs w:val="30"/>
            <w:lang w:val="en-US"/>
            <w:rPrChange w:id="267" w:author="Mark Warneke" w:date="2015-05-24T21:36:00Z">
              <w:rPr>
                <w:lang w:val="en-US"/>
              </w:rPr>
            </w:rPrChange>
          </w:rPr>
          <w:t xml:space="preserve"> den </w:t>
        </w:r>
        <w:proofErr w:type="spellStart"/>
        <w:r w:rsidRPr="00C05F24">
          <w:rPr>
            <w:rFonts w:ascii="Calibri" w:hAnsi="Calibri" w:cs="Calibri"/>
            <w:sz w:val="30"/>
            <w:szCs w:val="30"/>
            <w:lang w:val="en-US"/>
            <w:rPrChange w:id="268" w:author="Mark Warneke" w:date="2015-05-24T21:36:00Z">
              <w:rPr>
                <w:lang w:val="en-US"/>
              </w:rPr>
            </w:rPrChange>
          </w:rPr>
          <w:t>Einkauf</w:t>
        </w:r>
        <w:proofErr w:type="spellEnd"/>
        <w:r w:rsidRPr="00C05F24">
          <w:rPr>
            <w:rFonts w:ascii="Calibri" w:hAnsi="Calibri" w:cs="Calibri"/>
            <w:sz w:val="30"/>
            <w:szCs w:val="30"/>
            <w:lang w:val="en-US"/>
            <w:rPrChange w:id="269" w:author="Mark Warneke" w:date="2015-05-24T21:36:00Z">
              <w:rPr>
                <w:lang w:val="en-US"/>
              </w:rPr>
            </w:rPrChange>
          </w:rPr>
          <w:t xml:space="preserve"> </w:t>
        </w:r>
        <w:proofErr w:type="spellStart"/>
        <w:r w:rsidRPr="00C05F24">
          <w:rPr>
            <w:rFonts w:ascii="Calibri" w:hAnsi="Calibri" w:cs="Calibri"/>
            <w:sz w:val="30"/>
            <w:szCs w:val="30"/>
            <w:lang w:val="en-US"/>
            <w:rPrChange w:id="270" w:author="Mark Warneke" w:date="2015-05-24T21:36:00Z">
              <w:rPr>
                <w:lang w:val="en-US"/>
              </w:rPr>
            </w:rPrChange>
          </w:rPr>
          <w:t>einem</w:t>
        </w:r>
        <w:proofErr w:type="spellEnd"/>
        <w:r w:rsidRPr="00C05F24">
          <w:rPr>
            <w:rFonts w:ascii="Calibri" w:hAnsi="Calibri" w:cs="Calibri"/>
            <w:sz w:val="30"/>
            <w:szCs w:val="30"/>
            <w:lang w:val="en-US"/>
            <w:rPrChange w:id="271" w:author="Mark Warneke" w:date="2015-05-24T21:36:00Z">
              <w:rPr>
                <w:lang w:val="en-US"/>
              </w:rPr>
            </w:rPrChange>
          </w:rPr>
          <w:t xml:space="preserve"> </w:t>
        </w:r>
        <w:proofErr w:type="spellStart"/>
        <w:r w:rsidRPr="00C05F24">
          <w:rPr>
            <w:rFonts w:ascii="Calibri" w:hAnsi="Calibri" w:cs="Calibri"/>
            <w:sz w:val="30"/>
            <w:szCs w:val="30"/>
            <w:lang w:val="en-US"/>
            <w:rPrChange w:id="272" w:author="Mark Warneke" w:date="2015-05-24T21:36:00Z">
              <w:rPr>
                <w:lang w:val="en-US"/>
              </w:rPr>
            </w:rPrChange>
          </w:rPr>
          <w:t>Geschäft</w:t>
        </w:r>
        <w:proofErr w:type="spellEnd"/>
        <w:r w:rsidRPr="00C05F24">
          <w:rPr>
            <w:rFonts w:ascii="Calibri" w:hAnsi="Calibri" w:cs="Calibri"/>
            <w:sz w:val="30"/>
            <w:szCs w:val="30"/>
            <w:lang w:val="en-US"/>
            <w:rPrChange w:id="273" w:author="Mark Warneke" w:date="2015-05-24T21:36:00Z">
              <w:rPr>
                <w:lang w:val="en-US"/>
              </w:rPr>
            </w:rPrChange>
          </w:rPr>
          <w:t xml:space="preserve"> </w:t>
        </w:r>
        <w:proofErr w:type="spellStart"/>
        <w:r w:rsidRPr="00C05F24">
          <w:rPr>
            <w:rFonts w:ascii="Calibri" w:hAnsi="Calibri" w:cs="Calibri"/>
            <w:sz w:val="30"/>
            <w:szCs w:val="30"/>
            <w:lang w:val="en-US"/>
            <w:rPrChange w:id="274" w:author="Mark Warneke" w:date="2015-05-24T21:36:00Z">
              <w:rPr>
                <w:lang w:val="en-US"/>
              </w:rPr>
            </w:rPrChange>
          </w:rPr>
          <w:t>zuordnen</w:t>
        </w:r>
        <w:proofErr w:type="spellEnd"/>
        <w:r w:rsidRPr="00C05F24">
          <w:rPr>
            <w:rFonts w:ascii="Calibri" w:hAnsi="Calibri" w:cs="Calibri"/>
            <w:sz w:val="30"/>
            <w:szCs w:val="30"/>
            <w:lang w:val="en-US"/>
            <w:rPrChange w:id="275" w:author="Mark Warneke" w:date="2015-05-24T21:36:00Z">
              <w:rPr>
                <w:lang w:val="en-US"/>
              </w:rPr>
            </w:rPrChange>
          </w:rPr>
          <w:t xml:space="preserve"> </w:t>
        </w:r>
        <w:proofErr w:type="spellStart"/>
        <w:r w:rsidRPr="00C05F24">
          <w:rPr>
            <w:rFonts w:ascii="Calibri" w:hAnsi="Calibri" w:cs="Calibri"/>
            <w:sz w:val="30"/>
            <w:szCs w:val="30"/>
            <w:lang w:val="en-US"/>
            <w:rPrChange w:id="276" w:author="Mark Warneke" w:date="2015-05-24T21:36:00Z">
              <w:rPr>
                <w:lang w:val="en-US"/>
              </w:rPr>
            </w:rPrChange>
          </w:rPr>
          <w:t>können</w:t>
        </w:r>
        <w:proofErr w:type="spellEnd"/>
      </w:ins>
    </w:p>
    <w:p w14:paraId="1B64CC30" w14:textId="77777777" w:rsidR="004E6CD8" w:rsidRPr="00C05F24" w:rsidRDefault="004E6CD8">
      <w:pPr>
        <w:pStyle w:val="ListParagraph"/>
        <w:widowControl w:val="0"/>
        <w:numPr>
          <w:ilvl w:val="0"/>
          <w:numId w:val="17"/>
        </w:numPr>
        <w:autoSpaceDE w:val="0"/>
        <w:autoSpaceDN w:val="0"/>
        <w:adjustRightInd w:val="0"/>
        <w:spacing w:before="0"/>
        <w:jc w:val="left"/>
        <w:rPr>
          <w:ins w:id="277" w:author="Mark Warneke" w:date="2015-05-24T21:34:00Z"/>
          <w:rFonts w:ascii="Calibri" w:hAnsi="Calibri" w:cs="Calibri"/>
          <w:sz w:val="30"/>
          <w:szCs w:val="30"/>
          <w:lang w:val="en-US"/>
          <w:rPrChange w:id="278" w:author="Mark Warneke" w:date="2015-05-24T21:36:00Z">
            <w:rPr>
              <w:ins w:id="279" w:author="Mark Warneke" w:date="2015-05-24T21:34:00Z"/>
              <w:lang w:val="en-US"/>
            </w:rPr>
          </w:rPrChange>
        </w:rPr>
        <w:pPrChange w:id="280" w:author="Mark Warneke" w:date="2015-05-24T21:36:00Z">
          <w:pPr>
            <w:widowControl w:val="0"/>
            <w:autoSpaceDE w:val="0"/>
            <w:autoSpaceDN w:val="0"/>
            <w:adjustRightInd w:val="0"/>
            <w:spacing w:before="0"/>
            <w:jc w:val="left"/>
          </w:pPr>
        </w:pPrChange>
      </w:pPr>
      <w:proofErr w:type="spellStart"/>
      <w:ins w:id="281" w:author="Mark Warneke" w:date="2015-05-24T21:34:00Z">
        <w:r w:rsidRPr="00C05F24">
          <w:rPr>
            <w:rFonts w:ascii="Calibri" w:hAnsi="Calibri" w:cs="Calibri"/>
            <w:sz w:val="30"/>
            <w:szCs w:val="30"/>
            <w:lang w:val="en-US"/>
            <w:rPrChange w:id="282" w:author="Mark Warneke" w:date="2015-05-24T21:36:00Z">
              <w:rPr>
                <w:lang w:val="en-US"/>
              </w:rPr>
            </w:rPrChange>
          </w:rPr>
          <w:t>Artikel</w:t>
        </w:r>
        <w:proofErr w:type="spellEnd"/>
        <w:r w:rsidRPr="00C05F24">
          <w:rPr>
            <w:rFonts w:ascii="Calibri" w:hAnsi="Calibri" w:cs="Calibri"/>
            <w:sz w:val="30"/>
            <w:szCs w:val="30"/>
            <w:lang w:val="en-US"/>
            <w:rPrChange w:id="283" w:author="Mark Warneke" w:date="2015-05-24T21:36:00Z">
              <w:rPr>
                <w:lang w:val="en-US"/>
              </w:rPr>
            </w:rPrChange>
          </w:rPr>
          <w:t xml:space="preserve"> </w:t>
        </w:r>
        <w:proofErr w:type="spellStart"/>
        <w:r w:rsidRPr="00C05F24">
          <w:rPr>
            <w:rFonts w:ascii="Calibri" w:hAnsi="Calibri" w:cs="Calibri"/>
            <w:sz w:val="30"/>
            <w:szCs w:val="30"/>
            <w:lang w:val="en-US"/>
            <w:rPrChange w:id="284" w:author="Mark Warneke" w:date="2015-05-24T21:36:00Z">
              <w:rPr>
                <w:lang w:val="en-US"/>
              </w:rPr>
            </w:rPrChange>
          </w:rPr>
          <w:t>eines</w:t>
        </w:r>
        <w:proofErr w:type="spellEnd"/>
        <w:r w:rsidRPr="00C05F24">
          <w:rPr>
            <w:rFonts w:ascii="Calibri" w:hAnsi="Calibri" w:cs="Calibri"/>
            <w:sz w:val="30"/>
            <w:szCs w:val="30"/>
            <w:lang w:val="en-US"/>
            <w:rPrChange w:id="285" w:author="Mark Warneke" w:date="2015-05-24T21:36:00Z">
              <w:rPr>
                <w:lang w:val="en-US"/>
              </w:rPr>
            </w:rPrChange>
          </w:rPr>
          <w:t xml:space="preserve"> </w:t>
        </w:r>
        <w:proofErr w:type="spellStart"/>
        <w:r w:rsidRPr="00C05F24">
          <w:rPr>
            <w:rFonts w:ascii="Calibri" w:hAnsi="Calibri" w:cs="Calibri"/>
            <w:sz w:val="30"/>
            <w:szCs w:val="30"/>
            <w:lang w:val="en-US"/>
            <w:rPrChange w:id="286" w:author="Mark Warneke" w:date="2015-05-24T21:36:00Z">
              <w:rPr>
                <w:lang w:val="en-US"/>
              </w:rPr>
            </w:rPrChange>
          </w:rPr>
          <w:t>Einkaufs</w:t>
        </w:r>
        <w:proofErr w:type="spellEnd"/>
        <w:r w:rsidRPr="00C05F24">
          <w:rPr>
            <w:rFonts w:ascii="Calibri" w:hAnsi="Calibri" w:cs="Calibri"/>
            <w:sz w:val="30"/>
            <w:szCs w:val="30"/>
            <w:lang w:val="en-US"/>
            <w:rPrChange w:id="287" w:author="Mark Warneke" w:date="2015-05-24T21:36:00Z">
              <w:rPr>
                <w:lang w:val="en-US"/>
              </w:rPr>
            </w:rPrChange>
          </w:rPr>
          <w:t xml:space="preserve"> </w:t>
        </w:r>
        <w:proofErr w:type="spellStart"/>
        <w:r w:rsidRPr="00C05F24">
          <w:rPr>
            <w:rFonts w:ascii="Calibri" w:hAnsi="Calibri" w:cs="Calibri"/>
            <w:sz w:val="30"/>
            <w:szCs w:val="30"/>
            <w:lang w:val="en-US"/>
            <w:rPrChange w:id="288" w:author="Mark Warneke" w:date="2015-05-24T21:36:00Z">
              <w:rPr>
                <w:lang w:val="en-US"/>
              </w:rPr>
            </w:rPrChange>
          </w:rPr>
          <w:t>sollen</w:t>
        </w:r>
        <w:proofErr w:type="spellEnd"/>
        <w:r w:rsidRPr="00C05F24">
          <w:rPr>
            <w:rFonts w:ascii="Calibri" w:hAnsi="Calibri" w:cs="Calibri"/>
            <w:sz w:val="30"/>
            <w:szCs w:val="30"/>
            <w:lang w:val="en-US"/>
            <w:rPrChange w:id="289" w:author="Mark Warneke" w:date="2015-05-24T21:36:00Z">
              <w:rPr>
                <w:lang w:val="en-US"/>
              </w:rPr>
            </w:rPrChange>
          </w:rPr>
          <w:t xml:space="preserve"> in </w:t>
        </w:r>
        <w:proofErr w:type="spellStart"/>
        <w:r w:rsidRPr="00C05F24">
          <w:rPr>
            <w:rFonts w:ascii="Calibri" w:hAnsi="Calibri" w:cs="Calibri"/>
            <w:sz w:val="30"/>
            <w:szCs w:val="30"/>
            <w:lang w:val="en-US"/>
            <w:rPrChange w:id="290" w:author="Mark Warneke" w:date="2015-05-24T21:36:00Z">
              <w:rPr>
                <w:lang w:val="en-US"/>
              </w:rPr>
            </w:rPrChange>
          </w:rPr>
          <w:t>Kategorien</w:t>
        </w:r>
        <w:proofErr w:type="spellEnd"/>
        <w:r w:rsidRPr="00C05F24">
          <w:rPr>
            <w:rFonts w:ascii="Calibri" w:hAnsi="Calibri" w:cs="Calibri"/>
            <w:sz w:val="30"/>
            <w:szCs w:val="30"/>
            <w:lang w:val="en-US"/>
            <w:rPrChange w:id="291" w:author="Mark Warneke" w:date="2015-05-24T21:36:00Z">
              <w:rPr>
                <w:lang w:val="en-US"/>
              </w:rPr>
            </w:rPrChange>
          </w:rPr>
          <w:t xml:space="preserve"> </w:t>
        </w:r>
        <w:proofErr w:type="spellStart"/>
        <w:r w:rsidRPr="00C05F24">
          <w:rPr>
            <w:rFonts w:ascii="Calibri" w:hAnsi="Calibri" w:cs="Calibri"/>
            <w:sz w:val="30"/>
            <w:szCs w:val="30"/>
            <w:lang w:val="en-US"/>
            <w:rPrChange w:id="292" w:author="Mark Warneke" w:date="2015-05-24T21:36:00Z">
              <w:rPr>
                <w:lang w:val="en-US"/>
              </w:rPr>
            </w:rPrChange>
          </w:rPr>
          <w:t>geordnet</w:t>
        </w:r>
        <w:proofErr w:type="spellEnd"/>
        <w:r w:rsidRPr="00C05F24">
          <w:rPr>
            <w:rFonts w:ascii="Calibri" w:hAnsi="Calibri" w:cs="Calibri"/>
            <w:sz w:val="30"/>
            <w:szCs w:val="30"/>
            <w:lang w:val="en-US"/>
            <w:rPrChange w:id="293" w:author="Mark Warneke" w:date="2015-05-24T21:36:00Z">
              <w:rPr>
                <w:lang w:val="en-US"/>
              </w:rPr>
            </w:rPrChange>
          </w:rPr>
          <w:t xml:space="preserve"> </w:t>
        </w:r>
        <w:proofErr w:type="spellStart"/>
        <w:r w:rsidRPr="00C05F24">
          <w:rPr>
            <w:rFonts w:ascii="Calibri" w:hAnsi="Calibri" w:cs="Calibri"/>
            <w:sz w:val="30"/>
            <w:szCs w:val="30"/>
            <w:lang w:val="en-US"/>
            <w:rPrChange w:id="294" w:author="Mark Warneke" w:date="2015-05-24T21:36:00Z">
              <w:rPr>
                <w:lang w:val="en-US"/>
              </w:rPr>
            </w:rPrChange>
          </w:rPr>
          <w:t>sein</w:t>
        </w:r>
        <w:proofErr w:type="spellEnd"/>
      </w:ins>
    </w:p>
    <w:p w14:paraId="2C7EF3EC" w14:textId="77777777" w:rsidR="004E6CD8" w:rsidRPr="00C05F24" w:rsidRDefault="004E6CD8">
      <w:pPr>
        <w:pStyle w:val="ListParagraph"/>
        <w:widowControl w:val="0"/>
        <w:numPr>
          <w:ilvl w:val="0"/>
          <w:numId w:val="17"/>
        </w:numPr>
        <w:autoSpaceDE w:val="0"/>
        <w:autoSpaceDN w:val="0"/>
        <w:adjustRightInd w:val="0"/>
        <w:spacing w:before="0"/>
        <w:jc w:val="left"/>
        <w:rPr>
          <w:ins w:id="295" w:author="Mark Warneke" w:date="2015-05-24T21:34:00Z"/>
          <w:rFonts w:ascii="Calibri" w:hAnsi="Calibri" w:cs="Calibri"/>
          <w:sz w:val="30"/>
          <w:szCs w:val="30"/>
          <w:lang w:val="en-US"/>
          <w:rPrChange w:id="296" w:author="Mark Warneke" w:date="2015-05-24T21:36:00Z">
            <w:rPr>
              <w:ins w:id="297" w:author="Mark Warneke" w:date="2015-05-24T21:34:00Z"/>
              <w:lang w:val="en-US"/>
            </w:rPr>
          </w:rPrChange>
        </w:rPr>
        <w:pPrChange w:id="298" w:author="Mark Warneke" w:date="2015-05-24T21:36:00Z">
          <w:pPr>
            <w:widowControl w:val="0"/>
            <w:autoSpaceDE w:val="0"/>
            <w:autoSpaceDN w:val="0"/>
            <w:adjustRightInd w:val="0"/>
            <w:spacing w:before="0"/>
            <w:jc w:val="left"/>
          </w:pPr>
        </w:pPrChange>
      </w:pPr>
      <w:proofErr w:type="spellStart"/>
      <w:ins w:id="299" w:author="Mark Warneke" w:date="2015-05-24T21:34:00Z">
        <w:r w:rsidRPr="00C05F24">
          <w:rPr>
            <w:rFonts w:ascii="Calibri" w:hAnsi="Calibri" w:cs="Calibri"/>
            <w:sz w:val="30"/>
            <w:szCs w:val="30"/>
            <w:lang w:val="en-US"/>
            <w:rPrChange w:id="300" w:author="Mark Warneke" w:date="2015-05-24T21:36:00Z">
              <w:rPr>
                <w:lang w:val="en-US"/>
              </w:rPr>
            </w:rPrChange>
          </w:rPr>
          <w:t>Ein</w:t>
        </w:r>
        <w:proofErr w:type="spellEnd"/>
        <w:r w:rsidRPr="00C05F24">
          <w:rPr>
            <w:rFonts w:ascii="Calibri" w:hAnsi="Calibri" w:cs="Calibri"/>
            <w:sz w:val="30"/>
            <w:szCs w:val="30"/>
            <w:lang w:val="en-US"/>
            <w:rPrChange w:id="301" w:author="Mark Warneke" w:date="2015-05-24T21:36:00Z">
              <w:rPr>
                <w:lang w:val="en-US"/>
              </w:rPr>
            </w:rPrChange>
          </w:rPr>
          <w:t xml:space="preserve"> User </w:t>
        </w:r>
        <w:proofErr w:type="spellStart"/>
        <w:r w:rsidRPr="00C05F24">
          <w:rPr>
            <w:rFonts w:ascii="Calibri" w:hAnsi="Calibri" w:cs="Calibri"/>
            <w:sz w:val="30"/>
            <w:szCs w:val="30"/>
            <w:lang w:val="en-US"/>
            <w:rPrChange w:id="302" w:author="Mark Warneke" w:date="2015-05-24T21:36:00Z">
              <w:rPr>
                <w:lang w:val="en-US"/>
              </w:rPr>
            </w:rPrChange>
          </w:rPr>
          <w:t>soll</w:t>
        </w:r>
        <w:proofErr w:type="spellEnd"/>
        <w:r w:rsidRPr="00C05F24">
          <w:rPr>
            <w:rFonts w:ascii="Calibri" w:hAnsi="Calibri" w:cs="Calibri"/>
            <w:sz w:val="30"/>
            <w:szCs w:val="30"/>
            <w:lang w:val="en-US"/>
            <w:rPrChange w:id="303" w:author="Mark Warneke" w:date="2015-05-24T21:36:00Z">
              <w:rPr>
                <w:lang w:val="en-US"/>
              </w:rPr>
            </w:rPrChange>
          </w:rPr>
          <w:t xml:space="preserve"> </w:t>
        </w:r>
        <w:proofErr w:type="spellStart"/>
        <w:r w:rsidRPr="00C05F24">
          <w:rPr>
            <w:rFonts w:ascii="Calibri" w:hAnsi="Calibri" w:cs="Calibri"/>
            <w:sz w:val="30"/>
            <w:szCs w:val="30"/>
            <w:lang w:val="en-US"/>
            <w:rPrChange w:id="304" w:author="Mark Warneke" w:date="2015-05-24T21:36:00Z">
              <w:rPr>
                <w:lang w:val="en-US"/>
              </w:rPr>
            </w:rPrChange>
          </w:rPr>
          <w:t>sich</w:t>
        </w:r>
        <w:proofErr w:type="spellEnd"/>
        <w:r w:rsidRPr="00C05F24">
          <w:rPr>
            <w:rFonts w:ascii="Calibri" w:hAnsi="Calibri" w:cs="Calibri"/>
            <w:sz w:val="30"/>
            <w:szCs w:val="30"/>
            <w:lang w:val="en-US"/>
            <w:rPrChange w:id="305" w:author="Mark Warneke" w:date="2015-05-24T21:36:00Z">
              <w:rPr>
                <w:lang w:val="en-US"/>
              </w:rPr>
            </w:rPrChange>
          </w:rPr>
          <w:t xml:space="preserve"> </w:t>
        </w:r>
        <w:proofErr w:type="spellStart"/>
        <w:r w:rsidRPr="00C05F24">
          <w:rPr>
            <w:rFonts w:ascii="Calibri" w:hAnsi="Calibri" w:cs="Calibri"/>
            <w:sz w:val="30"/>
            <w:szCs w:val="30"/>
            <w:lang w:val="en-US"/>
            <w:rPrChange w:id="306" w:author="Mark Warneke" w:date="2015-05-24T21:36:00Z">
              <w:rPr>
                <w:lang w:val="en-US"/>
              </w:rPr>
            </w:rPrChange>
          </w:rPr>
          <w:t>sein</w:t>
        </w:r>
        <w:proofErr w:type="spellEnd"/>
        <w:r w:rsidRPr="00C05F24">
          <w:rPr>
            <w:rFonts w:ascii="Calibri" w:hAnsi="Calibri" w:cs="Calibri"/>
            <w:sz w:val="30"/>
            <w:szCs w:val="30"/>
            <w:lang w:val="en-US"/>
            <w:rPrChange w:id="307" w:author="Mark Warneke" w:date="2015-05-24T21:36:00Z">
              <w:rPr>
                <w:lang w:val="en-US"/>
              </w:rPr>
            </w:rPrChange>
          </w:rPr>
          <w:t xml:space="preserve"> </w:t>
        </w:r>
        <w:proofErr w:type="spellStart"/>
        <w:r w:rsidRPr="00C05F24">
          <w:rPr>
            <w:rFonts w:ascii="Calibri" w:hAnsi="Calibri" w:cs="Calibri"/>
            <w:sz w:val="30"/>
            <w:szCs w:val="30"/>
            <w:lang w:val="en-US"/>
            <w:rPrChange w:id="308" w:author="Mark Warneke" w:date="2015-05-24T21:36:00Z">
              <w:rPr>
                <w:lang w:val="en-US"/>
              </w:rPr>
            </w:rPrChange>
          </w:rPr>
          <w:t>Zahlungsverhalten</w:t>
        </w:r>
        <w:proofErr w:type="spellEnd"/>
        <w:r w:rsidRPr="00C05F24">
          <w:rPr>
            <w:rFonts w:ascii="Calibri" w:hAnsi="Calibri" w:cs="Calibri"/>
            <w:sz w:val="30"/>
            <w:szCs w:val="30"/>
            <w:lang w:val="en-US"/>
            <w:rPrChange w:id="309" w:author="Mark Warneke" w:date="2015-05-24T21:36:00Z">
              <w:rPr>
                <w:lang w:val="en-US"/>
              </w:rPr>
            </w:rPrChange>
          </w:rPr>
          <w:t xml:space="preserve"> in </w:t>
        </w:r>
        <w:proofErr w:type="spellStart"/>
        <w:r w:rsidRPr="00C05F24">
          <w:rPr>
            <w:rFonts w:ascii="Calibri" w:hAnsi="Calibri" w:cs="Calibri"/>
            <w:sz w:val="30"/>
            <w:szCs w:val="30"/>
            <w:lang w:val="en-US"/>
            <w:rPrChange w:id="310" w:author="Mark Warneke" w:date="2015-05-24T21:36:00Z">
              <w:rPr>
                <w:lang w:val="en-US"/>
              </w:rPr>
            </w:rPrChange>
          </w:rPr>
          <w:t>einem</w:t>
        </w:r>
        <w:proofErr w:type="spellEnd"/>
        <w:r w:rsidRPr="00C05F24">
          <w:rPr>
            <w:rFonts w:ascii="Calibri" w:hAnsi="Calibri" w:cs="Calibri"/>
            <w:sz w:val="30"/>
            <w:szCs w:val="30"/>
            <w:lang w:val="en-US"/>
            <w:rPrChange w:id="311" w:author="Mark Warneke" w:date="2015-05-24T21:36:00Z">
              <w:rPr>
                <w:lang w:val="en-US"/>
              </w:rPr>
            </w:rPrChange>
          </w:rPr>
          <w:t xml:space="preserve"> </w:t>
        </w:r>
        <w:proofErr w:type="spellStart"/>
        <w:r w:rsidRPr="00C05F24">
          <w:rPr>
            <w:rFonts w:ascii="Calibri" w:hAnsi="Calibri" w:cs="Calibri"/>
            <w:sz w:val="30"/>
            <w:szCs w:val="30"/>
            <w:lang w:val="en-US"/>
            <w:rPrChange w:id="312" w:author="Mark Warneke" w:date="2015-05-24T21:36:00Z">
              <w:rPr>
                <w:lang w:val="en-US"/>
              </w:rPr>
            </w:rPrChange>
          </w:rPr>
          <w:t>Diagramm</w:t>
        </w:r>
        <w:proofErr w:type="spellEnd"/>
        <w:r w:rsidRPr="00C05F24">
          <w:rPr>
            <w:rFonts w:ascii="Calibri" w:hAnsi="Calibri" w:cs="Calibri"/>
            <w:sz w:val="30"/>
            <w:szCs w:val="30"/>
            <w:lang w:val="en-US"/>
            <w:rPrChange w:id="313" w:author="Mark Warneke" w:date="2015-05-24T21:36:00Z">
              <w:rPr>
                <w:lang w:val="en-US"/>
              </w:rPr>
            </w:rPrChange>
          </w:rPr>
          <w:t xml:space="preserve"> </w:t>
        </w:r>
        <w:proofErr w:type="spellStart"/>
        <w:r w:rsidRPr="00C05F24">
          <w:rPr>
            <w:rFonts w:ascii="Calibri" w:hAnsi="Calibri" w:cs="Calibri"/>
            <w:sz w:val="30"/>
            <w:szCs w:val="30"/>
            <w:lang w:val="en-US"/>
            <w:rPrChange w:id="314" w:author="Mark Warneke" w:date="2015-05-24T21:36:00Z">
              <w:rPr>
                <w:lang w:val="en-US"/>
              </w:rPr>
            </w:rPrChange>
          </w:rPr>
          <w:t>anteilsmäßig</w:t>
        </w:r>
        <w:proofErr w:type="spellEnd"/>
        <w:r w:rsidRPr="00C05F24">
          <w:rPr>
            <w:rFonts w:ascii="Calibri" w:hAnsi="Calibri" w:cs="Calibri"/>
            <w:sz w:val="30"/>
            <w:szCs w:val="30"/>
            <w:lang w:val="en-US"/>
            <w:rPrChange w:id="315" w:author="Mark Warneke" w:date="2015-05-24T21:36:00Z">
              <w:rPr>
                <w:lang w:val="en-US"/>
              </w:rPr>
            </w:rPrChange>
          </w:rPr>
          <w:t xml:space="preserve"> </w:t>
        </w:r>
        <w:proofErr w:type="spellStart"/>
        <w:r w:rsidRPr="00C05F24">
          <w:rPr>
            <w:rFonts w:ascii="Calibri" w:hAnsi="Calibri" w:cs="Calibri"/>
            <w:sz w:val="30"/>
            <w:szCs w:val="30"/>
            <w:lang w:val="en-US"/>
            <w:rPrChange w:id="316" w:author="Mark Warneke" w:date="2015-05-24T21:36:00Z">
              <w:rPr>
                <w:lang w:val="en-US"/>
              </w:rPr>
            </w:rPrChange>
          </w:rPr>
          <w:t>anzeigen</w:t>
        </w:r>
        <w:proofErr w:type="spellEnd"/>
        <w:r w:rsidRPr="00C05F24">
          <w:rPr>
            <w:rFonts w:ascii="Calibri" w:hAnsi="Calibri" w:cs="Calibri"/>
            <w:sz w:val="30"/>
            <w:szCs w:val="30"/>
            <w:lang w:val="en-US"/>
            <w:rPrChange w:id="317" w:author="Mark Warneke" w:date="2015-05-24T21:36:00Z">
              <w:rPr>
                <w:lang w:val="en-US"/>
              </w:rPr>
            </w:rPrChange>
          </w:rPr>
          <w:t xml:space="preserve"> </w:t>
        </w:r>
        <w:proofErr w:type="spellStart"/>
        <w:r w:rsidRPr="00C05F24">
          <w:rPr>
            <w:rFonts w:ascii="Calibri" w:hAnsi="Calibri" w:cs="Calibri"/>
            <w:sz w:val="30"/>
            <w:szCs w:val="30"/>
            <w:lang w:val="en-US"/>
            <w:rPrChange w:id="318" w:author="Mark Warneke" w:date="2015-05-24T21:36:00Z">
              <w:rPr>
                <w:lang w:val="en-US"/>
              </w:rPr>
            </w:rPrChange>
          </w:rPr>
          <w:t>lassen</w:t>
        </w:r>
        <w:proofErr w:type="spellEnd"/>
        <w:r w:rsidRPr="00C05F24">
          <w:rPr>
            <w:rFonts w:ascii="Calibri" w:hAnsi="Calibri" w:cs="Calibri"/>
            <w:sz w:val="30"/>
            <w:szCs w:val="30"/>
            <w:lang w:val="en-US"/>
            <w:rPrChange w:id="319" w:author="Mark Warneke" w:date="2015-05-24T21:36:00Z">
              <w:rPr>
                <w:lang w:val="en-US"/>
              </w:rPr>
            </w:rPrChange>
          </w:rPr>
          <w:t xml:space="preserve"> </w:t>
        </w:r>
        <w:proofErr w:type="spellStart"/>
        <w:r w:rsidRPr="00C05F24">
          <w:rPr>
            <w:rFonts w:ascii="Calibri" w:hAnsi="Calibri" w:cs="Calibri"/>
            <w:sz w:val="30"/>
            <w:szCs w:val="30"/>
            <w:lang w:val="en-US"/>
            <w:rPrChange w:id="320" w:author="Mark Warneke" w:date="2015-05-24T21:36:00Z">
              <w:rPr>
                <w:lang w:val="en-US"/>
              </w:rPr>
            </w:rPrChange>
          </w:rPr>
          <w:t>können</w:t>
        </w:r>
        <w:proofErr w:type="spellEnd"/>
      </w:ins>
    </w:p>
    <w:p w14:paraId="1BFE6AD0" w14:textId="77777777" w:rsidR="004E6CD8" w:rsidRPr="00C05F24" w:rsidRDefault="004E6CD8">
      <w:pPr>
        <w:pStyle w:val="ListParagraph"/>
        <w:widowControl w:val="0"/>
        <w:numPr>
          <w:ilvl w:val="0"/>
          <w:numId w:val="17"/>
        </w:numPr>
        <w:autoSpaceDE w:val="0"/>
        <w:autoSpaceDN w:val="0"/>
        <w:adjustRightInd w:val="0"/>
        <w:spacing w:before="0"/>
        <w:jc w:val="left"/>
        <w:rPr>
          <w:ins w:id="321" w:author="Mark Warneke" w:date="2015-05-24T21:34:00Z"/>
          <w:rFonts w:ascii="Calibri" w:hAnsi="Calibri" w:cs="Calibri"/>
          <w:sz w:val="30"/>
          <w:szCs w:val="30"/>
          <w:lang w:val="en-US"/>
          <w:rPrChange w:id="322" w:author="Mark Warneke" w:date="2015-05-24T21:36:00Z">
            <w:rPr>
              <w:ins w:id="323" w:author="Mark Warneke" w:date="2015-05-24T21:34:00Z"/>
              <w:lang w:val="en-US"/>
            </w:rPr>
          </w:rPrChange>
        </w:rPr>
        <w:pPrChange w:id="324" w:author="Mark Warneke" w:date="2015-05-24T21:36:00Z">
          <w:pPr>
            <w:widowControl w:val="0"/>
            <w:autoSpaceDE w:val="0"/>
            <w:autoSpaceDN w:val="0"/>
            <w:adjustRightInd w:val="0"/>
            <w:spacing w:before="0"/>
            <w:jc w:val="left"/>
          </w:pPr>
        </w:pPrChange>
      </w:pPr>
      <w:proofErr w:type="spellStart"/>
      <w:ins w:id="325" w:author="Mark Warneke" w:date="2015-05-24T21:34:00Z">
        <w:r w:rsidRPr="00C05F24">
          <w:rPr>
            <w:rFonts w:ascii="Calibri" w:hAnsi="Calibri" w:cs="Calibri"/>
            <w:sz w:val="30"/>
            <w:szCs w:val="30"/>
            <w:lang w:val="en-US"/>
            <w:rPrChange w:id="326" w:author="Mark Warneke" w:date="2015-05-24T21:36:00Z">
              <w:rPr>
                <w:lang w:val="en-US"/>
              </w:rPr>
            </w:rPrChange>
          </w:rPr>
          <w:t>Ein</w:t>
        </w:r>
        <w:proofErr w:type="spellEnd"/>
        <w:r w:rsidRPr="00C05F24">
          <w:rPr>
            <w:rFonts w:ascii="Calibri" w:hAnsi="Calibri" w:cs="Calibri"/>
            <w:sz w:val="30"/>
            <w:szCs w:val="30"/>
            <w:lang w:val="en-US"/>
            <w:rPrChange w:id="327" w:author="Mark Warneke" w:date="2015-05-24T21:36:00Z">
              <w:rPr>
                <w:lang w:val="en-US"/>
              </w:rPr>
            </w:rPrChange>
          </w:rPr>
          <w:t xml:space="preserve"> User </w:t>
        </w:r>
        <w:proofErr w:type="spellStart"/>
        <w:r w:rsidRPr="00C05F24">
          <w:rPr>
            <w:rFonts w:ascii="Calibri" w:hAnsi="Calibri" w:cs="Calibri"/>
            <w:sz w:val="30"/>
            <w:szCs w:val="30"/>
            <w:lang w:val="en-US"/>
            <w:rPrChange w:id="328" w:author="Mark Warneke" w:date="2015-05-24T21:36:00Z">
              <w:rPr>
                <w:lang w:val="en-US"/>
              </w:rPr>
            </w:rPrChange>
          </w:rPr>
          <w:t>soll</w:t>
        </w:r>
        <w:proofErr w:type="spellEnd"/>
        <w:r w:rsidRPr="00C05F24">
          <w:rPr>
            <w:rFonts w:ascii="Calibri" w:hAnsi="Calibri" w:cs="Calibri"/>
            <w:sz w:val="30"/>
            <w:szCs w:val="30"/>
            <w:lang w:val="en-US"/>
            <w:rPrChange w:id="329" w:author="Mark Warneke" w:date="2015-05-24T21:36:00Z">
              <w:rPr>
                <w:lang w:val="en-US"/>
              </w:rPr>
            </w:rPrChange>
          </w:rPr>
          <w:t xml:space="preserve"> </w:t>
        </w:r>
        <w:proofErr w:type="spellStart"/>
        <w:r w:rsidRPr="00C05F24">
          <w:rPr>
            <w:rFonts w:ascii="Calibri" w:hAnsi="Calibri" w:cs="Calibri"/>
            <w:sz w:val="30"/>
            <w:szCs w:val="30"/>
            <w:lang w:val="en-US"/>
            <w:rPrChange w:id="330" w:author="Mark Warneke" w:date="2015-05-24T21:36:00Z">
              <w:rPr>
                <w:lang w:val="en-US"/>
              </w:rPr>
            </w:rPrChange>
          </w:rPr>
          <w:t>sich</w:t>
        </w:r>
        <w:proofErr w:type="spellEnd"/>
        <w:r w:rsidRPr="00C05F24">
          <w:rPr>
            <w:rFonts w:ascii="Calibri" w:hAnsi="Calibri" w:cs="Calibri"/>
            <w:sz w:val="30"/>
            <w:szCs w:val="30"/>
            <w:lang w:val="en-US"/>
            <w:rPrChange w:id="331" w:author="Mark Warneke" w:date="2015-05-24T21:36:00Z">
              <w:rPr>
                <w:lang w:val="en-US"/>
              </w:rPr>
            </w:rPrChange>
          </w:rPr>
          <w:t xml:space="preserve"> </w:t>
        </w:r>
        <w:proofErr w:type="spellStart"/>
        <w:r w:rsidRPr="00C05F24">
          <w:rPr>
            <w:rFonts w:ascii="Calibri" w:hAnsi="Calibri" w:cs="Calibri"/>
            <w:sz w:val="30"/>
            <w:szCs w:val="30"/>
            <w:lang w:val="en-US"/>
            <w:rPrChange w:id="332" w:author="Mark Warneke" w:date="2015-05-24T21:36:00Z">
              <w:rPr>
                <w:lang w:val="en-US"/>
              </w:rPr>
            </w:rPrChange>
          </w:rPr>
          <w:t>eine</w:t>
        </w:r>
        <w:proofErr w:type="spellEnd"/>
        <w:r w:rsidRPr="00C05F24">
          <w:rPr>
            <w:rFonts w:ascii="Calibri" w:hAnsi="Calibri" w:cs="Calibri"/>
            <w:sz w:val="30"/>
            <w:szCs w:val="30"/>
            <w:lang w:val="en-US"/>
            <w:rPrChange w:id="333" w:author="Mark Warneke" w:date="2015-05-24T21:36:00Z">
              <w:rPr>
                <w:lang w:val="en-US"/>
              </w:rPr>
            </w:rPrChange>
          </w:rPr>
          <w:t xml:space="preserve"> </w:t>
        </w:r>
        <w:proofErr w:type="spellStart"/>
        <w:r w:rsidRPr="00C05F24">
          <w:rPr>
            <w:rFonts w:ascii="Calibri" w:hAnsi="Calibri" w:cs="Calibri"/>
            <w:sz w:val="30"/>
            <w:szCs w:val="30"/>
            <w:lang w:val="en-US"/>
            <w:rPrChange w:id="334" w:author="Mark Warneke" w:date="2015-05-24T21:36:00Z">
              <w:rPr>
                <w:lang w:val="en-US"/>
              </w:rPr>
            </w:rPrChange>
          </w:rPr>
          <w:t>Gesamtübersicht</w:t>
        </w:r>
        <w:proofErr w:type="spellEnd"/>
        <w:r w:rsidRPr="00C05F24">
          <w:rPr>
            <w:rFonts w:ascii="Calibri" w:hAnsi="Calibri" w:cs="Calibri"/>
            <w:sz w:val="30"/>
            <w:szCs w:val="30"/>
            <w:lang w:val="en-US"/>
            <w:rPrChange w:id="335" w:author="Mark Warneke" w:date="2015-05-24T21:36:00Z">
              <w:rPr>
                <w:lang w:val="en-US"/>
              </w:rPr>
            </w:rPrChange>
          </w:rPr>
          <w:t xml:space="preserve"> </w:t>
        </w:r>
        <w:proofErr w:type="spellStart"/>
        <w:r w:rsidRPr="00C05F24">
          <w:rPr>
            <w:rFonts w:ascii="Calibri" w:hAnsi="Calibri" w:cs="Calibri"/>
            <w:sz w:val="30"/>
            <w:szCs w:val="30"/>
            <w:lang w:val="en-US"/>
            <w:rPrChange w:id="336" w:author="Mark Warneke" w:date="2015-05-24T21:36:00Z">
              <w:rPr>
                <w:lang w:val="en-US"/>
              </w:rPr>
            </w:rPrChange>
          </w:rPr>
          <w:t>über</w:t>
        </w:r>
        <w:proofErr w:type="spellEnd"/>
        <w:r w:rsidRPr="00C05F24">
          <w:rPr>
            <w:rFonts w:ascii="Calibri" w:hAnsi="Calibri" w:cs="Calibri"/>
            <w:sz w:val="30"/>
            <w:szCs w:val="30"/>
            <w:lang w:val="en-US"/>
            <w:rPrChange w:id="337" w:author="Mark Warneke" w:date="2015-05-24T21:36:00Z">
              <w:rPr>
                <w:lang w:val="en-US"/>
              </w:rPr>
            </w:rPrChange>
          </w:rPr>
          <w:t xml:space="preserve"> </w:t>
        </w:r>
        <w:proofErr w:type="spellStart"/>
        <w:r w:rsidRPr="00C05F24">
          <w:rPr>
            <w:rFonts w:ascii="Calibri" w:hAnsi="Calibri" w:cs="Calibri"/>
            <w:sz w:val="30"/>
            <w:szCs w:val="30"/>
            <w:lang w:val="en-US"/>
            <w:rPrChange w:id="338" w:author="Mark Warneke" w:date="2015-05-24T21:36:00Z">
              <w:rPr>
                <w:lang w:val="en-US"/>
              </w:rPr>
            </w:rPrChange>
          </w:rPr>
          <w:t>alle</w:t>
        </w:r>
        <w:proofErr w:type="spellEnd"/>
        <w:r w:rsidRPr="00C05F24">
          <w:rPr>
            <w:rFonts w:ascii="Calibri" w:hAnsi="Calibri" w:cs="Calibri"/>
            <w:sz w:val="30"/>
            <w:szCs w:val="30"/>
            <w:lang w:val="en-US"/>
            <w:rPrChange w:id="339" w:author="Mark Warneke" w:date="2015-05-24T21:36:00Z">
              <w:rPr>
                <w:lang w:val="en-US"/>
              </w:rPr>
            </w:rPrChange>
          </w:rPr>
          <w:t xml:space="preserve"> </w:t>
        </w:r>
        <w:proofErr w:type="spellStart"/>
        <w:r w:rsidRPr="00C05F24">
          <w:rPr>
            <w:rFonts w:ascii="Calibri" w:hAnsi="Calibri" w:cs="Calibri"/>
            <w:sz w:val="30"/>
            <w:szCs w:val="30"/>
            <w:lang w:val="en-US"/>
            <w:rPrChange w:id="340" w:author="Mark Warneke" w:date="2015-05-24T21:36:00Z">
              <w:rPr>
                <w:lang w:val="en-US"/>
              </w:rPr>
            </w:rPrChange>
          </w:rPr>
          <w:t>Einkäufe</w:t>
        </w:r>
        <w:proofErr w:type="spellEnd"/>
        <w:r w:rsidRPr="00C05F24">
          <w:rPr>
            <w:rFonts w:ascii="Calibri" w:hAnsi="Calibri" w:cs="Calibri"/>
            <w:sz w:val="30"/>
            <w:szCs w:val="30"/>
            <w:lang w:val="en-US"/>
            <w:rPrChange w:id="341" w:author="Mark Warneke" w:date="2015-05-24T21:36:00Z">
              <w:rPr>
                <w:lang w:val="en-US"/>
              </w:rPr>
            </w:rPrChange>
          </w:rPr>
          <w:t xml:space="preserve"> </w:t>
        </w:r>
        <w:proofErr w:type="spellStart"/>
        <w:r w:rsidRPr="00C05F24">
          <w:rPr>
            <w:rFonts w:ascii="Calibri" w:hAnsi="Calibri" w:cs="Calibri"/>
            <w:sz w:val="30"/>
            <w:szCs w:val="30"/>
            <w:lang w:val="en-US"/>
            <w:rPrChange w:id="342" w:author="Mark Warneke" w:date="2015-05-24T21:36:00Z">
              <w:rPr>
                <w:lang w:val="en-US"/>
              </w:rPr>
            </w:rPrChange>
          </w:rPr>
          <w:t>anzeigen</w:t>
        </w:r>
        <w:proofErr w:type="spellEnd"/>
        <w:r w:rsidRPr="00C05F24">
          <w:rPr>
            <w:rFonts w:ascii="Calibri" w:hAnsi="Calibri" w:cs="Calibri"/>
            <w:sz w:val="30"/>
            <w:szCs w:val="30"/>
            <w:lang w:val="en-US"/>
            <w:rPrChange w:id="343" w:author="Mark Warneke" w:date="2015-05-24T21:36:00Z">
              <w:rPr>
                <w:lang w:val="en-US"/>
              </w:rPr>
            </w:rPrChange>
          </w:rPr>
          <w:t xml:space="preserve"> </w:t>
        </w:r>
        <w:proofErr w:type="spellStart"/>
        <w:r w:rsidRPr="00C05F24">
          <w:rPr>
            <w:rFonts w:ascii="Calibri" w:hAnsi="Calibri" w:cs="Calibri"/>
            <w:sz w:val="30"/>
            <w:szCs w:val="30"/>
            <w:lang w:val="en-US"/>
            <w:rPrChange w:id="344" w:author="Mark Warneke" w:date="2015-05-24T21:36:00Z">
              <w:rPr>
                <w:lang w:val="en-US"/>
              </w:rPr>
            </w:rPrChange>
          </w:rPr>
          <w:t>lassen</w:t>
        </w:r>
        <w:proofErr w:type="spellEnd"/>
        <w:r w:rsidRPr="00C05F24">
          <w:rPr>
            <w:rFonts w:ascii="Calibri" w:hAnsi="Calibri" w:cs="Calibri"/>
            <w:sz w:val="30"/>
            <w:szCs w:val="30"/>
            <w:lang w:val="en-US"/>
            <w:rPrChange w:id="345" w:author="Mark Warneke" w:date="2015-05-24T21:36:00Z">
              <w:rPr>
                <w:lang w:val="en-US"/>
              </w:rPr>
            </w:rPrChange>
          </w:rPr>
          <w:t xml:space="preserve"> </w:t>
        </w:r>
        <w:proofErr w:type="spellStart"/>
        <w:r w:rsidRPr="00C05F24">
          <w:rPr>
            <w:rFonts w:ascii="Calibri" w:hAnsi="Calibri" w:cs="Calibri"/>
            <w:sz w:val="30"/>
            <w:szCs w:val="30"/>
            <w:lang w:val="en-US"/>
            <w:rPrChange w:id="346" w:author="Mark Warneke" w:date="2015-05-24T21:36:00Z">
              <w:rPr>
                <w:lang w:val="en-US"/>
              </w:rPr>
            </w:rPrChange>
          </w:rPr>
          <w:t>können</w:t>
        </w:r>
        <w:proofErr w:type="spellEnd"/>
      </w:ins>
    </w:p>
    <w:p w14:paraId="5FEFCE42" w14:textId="77777777" w:rsidR="004E6CD8" w:rsidRPr="00C05F24" w:rsidRDefault="004E6CD8">
      <w:pPr>
        <w:pStyle w:val="ListParagraph"/>
        <w:widowControl w:val="0"/>
        <w:numPr>
          <w:ilvl w:val="0"/>
          <w:numId w:val="17"/>
        </w:numPr>
        <w:autoSpaceDE w:val="0"/>
        <w:autoSpaceDN w:val="0"/>
        <w:adjustRightInd w:val="0"/>
        <w:spacing w:before="0"/>
        <w:jc w:val="left"/>
        <w:rPr>
          <w:ins w:id="347" w:author="Mark Warneke" w:date="2015-05-24T21:34:00Z"/>
          <w:rFonts w:ascii="Calibri" w:hAnsi="Calibri" w:cs="Calibri"/>
          <w:sz w:val="30"/>
          <w:szCs w:val="30"/>
          <w:lang w:val="en-US"/>
          <w:rPrChange w:id="348" w:author="Mark Warneke" w:date="2015-05-24T21:36:00Z">
            <w:rPr>
              <w:ins w:id="349" w:author="Mark Warneke" w:date="2015-05-24T21:34:00Z"/>
              <w:lang w:val="en-US"/>
            </w:rPr>
          </w:rPrChange>
        </w:rPr>
        <w:pPrChange w:id="350" w:author="Mark Warneke" w:date="2015-05-24T21:36:00Z">
          <w:pPr>
            <w:widowControl w:val="0"/>
            <w:autoSpaceDE w:val="0"/>
            <w:autoSpaceDN w:val="0"/>
            <w:adjustRightInd w:val="0"/>
            <w:spacing w:before="0"/>
            <w:jc w:val="left"/>
          </w:pPr>
        </w:pPrChange>
      </w:pPr>
      <w:proofErr w:type="spellStart"/>
      <w:ins w:id="351" w:author="Mark Warneke" w:date="2015-05-24T21:34:00Z">
        <w:r w:rsidRPr="00C05F24">
          <w:rPr>
            <w:rFonts w:ascii="Calibri" w:hAnsi="Calibri" w:cs="Calibri"/>
            <w:sz w:val="30"/>
            <w:szCs w:val="30"/>
            <w:lang w:val="en-US"/>
            <w:rPrChange w:id="352" w:author="Mark Warneke" w:date="2015-05-24T21:36:00Z">
              <w:rPr>
                <w:lang w:val="en-US"/>
              </w:rPr>
            </w:rPrChange>
          </w:rPr>
          <w:t>Ein</w:t>
        </w:r>
        <w:proofErr w:type="spellEnd"/>
        <w:r w:rsidRPr="00C05F24">
          <w:rPr>
            <w:rFonts w:ascii="Calibri" w:hAnsi="Calibri" w:cs="Calibri"/>
            <w:sz w:val="30"/>
            <w:szCs w:val="30"/>
            <w:lang w:val="en-US"/>
            <w:rPrChange w:id="353" w:author="Mark Warneke" w:date="2015-05-24T21:36:00Z">
              <w:rPr>
                <w:lang w:val="en-US"/>
              </w:rPr>
            </w:rPrChange>
          </w:rPr>
          <w:t xml:space="preserve"> User </w:t>
        </w:r>
        <w:proofErr w:type="spellStart"/>
        <w:r w:rsidRPr="00C05F24">
          <w:rPr>
            <w:rFonts w:ascii="Calibri" w:hAnsi="Calibri" w:cs="Calibri"/>
            <w:sz w:val="30"/>
            <w:szCs w:val="30"/>
            <w:lang w:val="en-US"/>
            <w:rPrChange w:id="354" w:author="Mark Warneke" w:date="2015-05-24T21:36:00Z">
              <w:rPr>
                <w:lang w:val="en-US"/>
              </w:rPr>
            </w:rPrChange>
          </w:rPr>
          <w:t>soll</w:t>
        </w:r>
        <w:proofErr w:type="spellEnd"/>
        <w:r w:rsidRPr="00C05F24">
          <w:rPr>
            <w:rFonts w:ascii="Calibri" w:hAnsi="Calibri" w:cs="Calibri"/>
            <w:sz w:val="30"/>
            <w:szCs w:val="30"/>
            <w:lang w:val="en-US"/>
            <w:rPrChange w:id="355" w:author="Mark Warneke" w:date="2015-05-24T21:36:00Z">
              <w:rPr>
                <w:lang w:val="en-US"/>
              </w:rPr>
            </w:rPrChange>
          </w:rPr>
          <w:t xml:space="preserve"> </w:t>
        </w:r>
        <w:proofErr w:type="spellStart"/>
        <w:r w:rsidRPr="00C05F24">
          <w:rPr>
            <w:rFonts w:ascii="Calibri" w:hAnsi="Calibri" w:cs="Calibri"/>
            <w:sz w:val="30"/>
            <w:szCs w:val="30"/>
            <w:lang w:val="en-US"/>
            <w:rPrChange w:id="356" w:author="Mark Warneke" w:date="2015-05-24T21:36:00Z">
              <w:rPr>
                <w:lang w:val="en-US"/>
              </w:rPr>
            </w:rPrChange>
          </w:rPr>
          <w:t>wiederkehrende</w:t>
        </w:r>
        <w:proofErr w:type="spellEnd"/>
        <w:r w:rsidRPr="00C05F24">
          <w:rPr>
            <w:rFonts w:ascii="Calibri" w:hAnsi="Calibri" w:cs="Calibri"/>
            <w:sz w:val="30"/>
            <w:szCs w:val="30"/>
            <w:lang w:val="en-US"/>
            <w:rPrChange w:id="357" w:author="Mark Warneke" w:date="2015-05-24T21:36:00Z">
              <w:rPr>
                <w:lang w:val="en-US"/>
              </w:rPr>
            </w:rPrChange>
          </w:rPr>
          <w:t xml:space="preserve"> </w:t>
        </w:r>
        <w:proofErr w:type="spellStart"/>
        <w:r w:rsidRPr="00C05F24">
          <w:rPr>
            <w:rFonts w:ascii="Calibri" w:hAnsi="Calibri" w:cs="Calibri"/>
            <w:sz w:val="30"/>
            <w:szCs w:val="30"/>
            <w:lang w:val="en-US"/>
            <w:rPrChange w:id="358" w:author="Mark Warneke" w:date="2015-05-24T21:36:00Z">
              <w:rPr>
                <w:lang w:val="en-US"/>
              </w:rPr>
            </w:rPrChange>
          </w:rPr>
          <w:t>Einnahmen</w:t>
        </w:r>
        <w:proofErr w:type="spellEnd"/>
        <w:r w:rsidRPr="00C05F24">
          <w:rPr>
            <w:rFonts w:ascii="Calibri" w:hAnsi="Calibri" w:cs="Calibri"/>
            <w:sz w:val="30"/>
            <w:szCs w:val="30"/>
            <w:lang w:val="en-US"/>
            <w:rPrChange w:id="359" w:author="Mark Warneke" w:date="2015-05-24T21:36:00Z">
              <w:rPr>
                <w:lang w:val="en-US"/>
              </w:rPr>
            </w:rPrChange>
          </w:rPr>
          <w:t xml:space="preserve"> </w:t>
        </w:r>
        <w:proofErr w:type="spellStart"/>
        <w:r w:rsidRPr="00C05F24">
          <w:rPr>
            <w:rFonts w:ascii="Calibri" w:hAnsi="Calibri" w:cs="Calibri"/>
            <w:sz w:val="30"/>
            <w:szCs w:val="30"/>
            <w:lang w:val="en-US"/>
            <w:rPrChange w:id="360" w:author="Mark Warneke" w:date="2015-05-24T21:36:00Z">
              <w:rPr>
                <w:lang w:val="en-US"/>
              </w:rPr>
            </w:rPrChange>
          </w:rPr>
          <w:t>anlegen</w:t>
        </w:r>
        <w:proofErr w:type="spellEnd"/>
        <w:r w:rsidRPr="00C05F24">
          <w:rPr>
            <w:rFonts w:ascii="Calibri" w:hAnsi="Calibri" w:cs="Calibri"/>
            <w:sz w:val="30"/>
            <w:szCs w:val="30"/>
            <w:lang w:val="en-US"/>
            <w:rPrChange w:id="361" w:author="Mark Warneke" w:date="2015-05-24T21:36:00Z">
              <w:rPr>
                <w:lang w:val="en-US"/>
              </w:rPr>
            </w:rPrChange>
          </w:rPr>
          <w:t xml:space="preserve"> </w:t>
        </w:r>
        <w:proofErr w:type="spellStart"/>
        <w:r w:rsidRPr="00C05F24">
          <w:rPr>
            <w:rFonts w:ascii="Calibri" w:hAnsi="Calibri" w:cs="Calibri"/>
            <w:sz w:val="30"/>
            <w:szCs w:val="30"/>
            <w:lang w:val="en-US"/>
            <w:rPrChange w:id="362" w:author="Mark Warneke" w:date="2015-05-24T21:36:00Z">
              <w:rPr>
                <w:lang w:val="en-US"/>
              </w:rPr>
            </w:rPrChange>
          </w:rPr>
          <w:t>können</w:t>
        </w:r>
        <w:proofErr w:type="spellEnd"/>
      </w:ins>
    </w:p>
    <w:p w14:paraId="07823497" w14:textId="77777777" w:rsidR="004E6CD8" w:rsidRPr="00C05F24" w:rsidRDefault="004E6CD8">
      <w:pPr>
        <w:pStyle w:val="ListParagraph"/>
        <w:widowControl w:val="0"/>
        <w:numPr>
          <w:ilvl w:val="0"/>
          <w:numId w:val="17"/>
        </w:numPr>
        <w:autoSpaceDE w:val="0"/>
        <w:autoSpaceDN w:val="0"/>
        <w:adjustRightInd w:val="0"/>
        <w:spacing w:before="0"/>
        <w:jc w:val="left"/>
        <w:rPr>
          <w:ins w:id="363" w:author="Mark Warneke" w:date="2015-05-24T21:34:00Z"/>
          <w:rFonts w:ascii="Calibri" w:hAnsi="Calibri" w:cs="Calibri"/>
          <w:sz w:val="30"/>
          <w:szCs w:val="30"/>
          <w:lang w:val="en-US"/>
          <w:rPrChange w:id="364" w:author="Mark Warneke" w:date="2015-05-24T21:36:00Z">
            <w:rPr>
              <w:ins w:id="365" w:author="Mark Warneke" w:date="2015-05-24T21:34:00Z"/>
              <w:lang w:val="en-US"/>
            </w:rPr>
          </w:rPrChange>
        </w:rPr>
        <w:pPrChange w:id="366" w:author="Mark Warneke" w:date="2015-05-24T21:36:00Z">
          <w:pPr>
            <w:widowControl w:val="0"/>
            <w:autoSpaceDE w:val="0"/>
            <w:autoSpaceDN w:val="0"/>
            <w:adjustRightInd w:val="0"/>
            <w:spacing w:before="0"/>
            <w:jc w:val="left"/>
          </w:pPr>
        </w:pPrChange>
      </w:pPr>
      <w:proofErr w:type="spellStart"/>
      <w:ins w:id="367" w:author="Mark Warneke" w:date="2015-05-24T21:34:00Z">
        <w:r w:rsidRPr="00C05F24">
          <w:rPr>
            <w:rFonts w:ascii="Calibri" w:hAnsi="Calibri" w:cs="Calibri"/>
            <w:sz w:val="30"/>
            <w:szCs w:val="30"/>
            <w:lang w:val="en-US"/>
            <w:rPrChange w:id="368" w:author="Mark Warneke" w:date="2015-05-24T21:36:00Z">
              <w:rPr>
                <w:lang w:val="en-US"/>
              </w:rPr>
            </w:rPrChange>
          </w:rPr>
          <w:t>Ein</w:t>
        </w:r>
        <w:proofErr w:type="spellEnd"/>
        <w:r w:rsidRPr="00C05F24">
          <w:rPr>
            <w:rFonts w:ascii="Calibri" w:hAnsi="Calibri" w:cs="Calibri"/>
            <w:sz w:val="30"/>
            <w:szCs w:val="30"/>
            <w:lang w:val="en-US"/>
            <w:rPrChange w:id="369" w:author="Mark Warneke" w:date="2015-05-24T21:36:00Z">
              <w:rPr>
                <w:lang w:val="en-US"/>
              </w:rPr>
            </w:rPrChange>
          </w:rPr>
          <w:t xml:space="preserve"> User </w:t>
        </w:r>
        <w:proofErr w:type="spellStart"/>
        <w:r w:rsidRPr="00C05F24">
          <w:rPr>
            <w:rFonts w:ascii="Calibri" w:hAnsi="Calibri" w:cs="Calibri"/>
            <w:sz w:val="30"/>
            <w:szCs w:val="30"/>
            <w:lang w:val="en-US"/>
            <w:rPrChange w:id="370" w:author="Mark Warneke" w:date="2015-05-24T21:36:00Z">
              <w:rPr>
                <w:lang w:val="en-US"/>
              </w:rPr>
            </w:rPrChange>
          </w:rPr>
          <w:t>soll</w:t>
        </w:r>
        <w:proofErr w:type="spellEnd"/>
        <w:r w:rsidRPr="00C05F24">
          <w:rPr>
            <w:rFonts w:ascii="Calibri" w:hAnsi="Calibri" w:cs="Calibri"/>
            <w:sz w:val="30"/>
            <w:szCs w:val="30"/>
            <w:lang w:val="en-US"/>
            <w:rPrChange w:id="371" w:author="Mark Warneke" w:date="2015-05-24T21:36:00Z">
              <w:rPr>
                <w:lang w:val="en-US"/>
              </w:rPr>
            </w:rPrChange>
          </w:rPr>
          <w:t xml:space="preserve"> </w:t>
        </w:r>
        <w:proofErr w:type="spellStart"/>
        <w:r w:rsidRPr="00C05F24">
          <w:rPr>
            <w:rFonts w:ascii="Calibri" w:hAnsi="Calibri" w:cs="Calibri"/>
            <w:sz w:val="30"/>
            <w:szCs w:val="30"/>
            <w:lang w:val="en-US"/>
            <w:rPrChange w:id="372" w:author="Mark Warneke" w:date="2015-05-24T21:36:00Z">
              <w:rPr>
                <w:lang w:val="en-US"/>
              </w:rPr>
            </w:rPrChange>
          </w:rPr>
          <w:t>wiederkehrende</w:t>
        </w:r>
        <w:proofErr w:type="spellEnd"/>
        <w:r w:rsidRPr="00C05F24">
          <w:rPr>
            <w:rFonts w:ascii="Calibri" w:hAnsi="Calibri" w:cs="Calibri"/>
            <w:sz w:val="30"/>
            <w:szCs w:val="30"/>
            <w:lang w:val="en-US"/>
            <w:rPrChange w:id="373" w:author="Mark Warneke" w:date="2015-05-24T21:36:00Z">
              <w:rPr>
                <w:lang w:val="en-US"/>
              </w:rPr>
            </w:rPrChange>
          </w:rPr>
          <w:t xml:space="preserve"> </w:t>
        </w:r>
        <w:proofErr w:type="spellStart"/>
        <w:r w:rsidRPr="00C05F24">
          <w:rPr>
            <w:rFonts w:ascii="Calibri" w:hAnsi="Calibri" w:cs="Calibri"/>
            <w:sz w:val="30"/>
            <w:szCs w:val="30"/>
            <w:lang w:val="en-US"/>
            <w:rPrChange w:id="374" w:author="Mark Warneke" w:date="2015-05-24T21:36:00Z">
              <w:rPr>
                <w:lang w:val="en-US"/>
              </w:rPr>
            </w:rPrChange>
          </w:rPr>
          <w:t>Einnahmen</w:t>
        </w:r>
        <w:proofErr w:type="spellEnd"/>
        <w:r w:rsidRPr="00C05F24">
          <w:rPr>
            <w:rFonts w:ascii="Calibri" w:hAnsi="Calibri" w:cs="Calibri"/>
            <w:sz w:val="30"/>
            <w:szCs w:val="30"/>
            <w:lang w:val="en-US"/>
            <w:rPrChange w:id="375" w:author="Mark Warneke" w:date="2015-05-24T21:36:00Z">
              <w:rPr>
                <w:lang w:val="en-US"/>
              </w:rPr>
            </w:rPrChange>
          </w:rPr>
          <w:t xml:space="preserve"> </w:t>
        </w:r>
        <w:proofErr w:type="spellStart"/>
        <w:r w:rsidRPr="00C05F24">
          <w:rPr>
            <w:rFonts w:ascii="Calibri" w:hAnsi="Calibri" w:cs="Calibri"/>
            <w:sz w:val="30"/>
            <w:szCs w:val="30"/>
            <w:lang w:val="en-US"/>
            <w:rPrChange w:id="376" w:author="Mark Warneke" w:date="2015-05-24T21:36:00Z">
              <w:rPr>
                <w:lang w:val="en-US"/>
              </w:rPr>
            </w:rPrChange>
          </w:rPr>
          <w:t>bearbeiten</w:t>
        </w:r>
        <w:proofErr w:type="spellEnd"/>
        <w:r w:rsidRPr="00C05F24">
          <w:rPr>
            <w:rFonts w:ascii="Calibri" w:hAnsi="Calibri" w:cs="Calibri"/>
            <w:sz w:val="30"/>
            <w:szCs w:val="30"/>
            <w:lang w:val="en-US"/>
            <w:rPrChange w:id="377" w:author="Mark Warneke" w:date="2015-05-24T21:36:00Z">
              <w:rPr>
                <w:lang w:val="en-US"/>
              </w:rPr>
            </w:rPrChange>
          </w:rPr>
          <w:t>/</w:t>
        </w:r>
        <w:proofErr w:type="spellStart"/>
        <w:r w:rsidRPr="00C05F24">
          <w:rPr>
            <w:rFonts w:ascii="Calibri" w:hAnsi="Calibri" w:cs="Calibri"/>
            <w:sz w:val="30"/>
            <w:szCs w:val="30"/>
            <w:lang w:val="en-US"/>
            <w:rPrChange w:id="378" w:author="Mark Warneke" w:date="2015-05-24T21:36:00Z">
              <w:rPr>
                <w:lang w:val="en-US"/>
              </w:rPr>
            </w:rPrChange>
          </w:rPr>
          <w:t>löschen</w:t>
        </w:r>
        <w:proofErr w:type="spellEnd"/>
        <w:r w:rsidRPr="00C05F24">
          <w:rPr>
            <w:rFonts w:ascii="Calibri" w:hAnsi="Calibri" w:cs="Calibri"/>
            <w:sz w:val="30"/>
            <w:szCs w:val="30"/>
            <w:lang w:val="en-US"/>
            <w:rPrChange w:id="379" w:author="Mark Warneke" w:date="2015-05-24T21:36:00Z">
              <w:rPr>
                <w:lang w:val="en-US"/>
              </w:rPr>
            </w:rPrChange>
          </w:rPr>
          <w:t xml:space="preserve"> </w:t>
        </w:r>
        <w:proofErr w:type="spellStart"/>
        <w:r w:rsidRPr="00C05F24">
          <w:rPr>
            <w:rFonts w:ascii="Calibri" w:hAnsi="Calibri" w:cs="Calibri"/>
            <w:sz w:val="30"/>
            <w:szCs w:val="30"/>
            <w:lang w:val="en-US"/>
            <w:rPrChange w:id="380" w:author="Mark Warneke" w:date="2015-05-24T21:36:00Z">
              <w:rPr>
                <w:lang w:val="en-US"/>
              </w:rPr>
            </w:rPrChange>
          </w:rPr>
          <w:t>können</w:t>
        </w:r>
        <w:proofErr w:type="spellEnd"/>
      </w:ins>
    </w:p>
    <w:p w14:paraId="539B1D9B" w14:textId="77777777" w:rsidR="004E6CD8" w:rsidRPr="00C05F24" w:rsidRDefault="004E6CD8">
      <w:pPr>
        <w:pStyle w:val="ListParagraph"/>
        <w:widowControl w:val="0"/>
        <w:numPr>
          <w:ilvl w:val="0"/>
          <w:numId w:val="17"/>
        </w:numPr>
        <w:autoSpaceDE w:val="0"/>
        <w:autoSpaceDN w:val="0"/>
        <w:adjustRightInd w:val="0"/>
        <w:spacing w:before="0"/>
        <w:jc w:val="left"/>
        <w:rPr>
          <w:ins w:id="381" w:author="Mark Warneke" w:date="2015-05-24T21:34:00Z"/>
          <w:rFonts w:ascii="Calibri" w:hAnsi="Calibri" w:cs="Calibri"/>
          <w:sz w:val="30"/>
          <w:szCs w:val="30"/>
          <w:lang w:val="en-US"/>
          <w:rPrChange w:id="382" w:author="Mark Warneke" w:date="2015-05-24T21:36:00Z">
            <w:rPr>
              <w:ins w:id="383" w:author="Mark Warneke" w:date="2015-05-24T21:34:00Z"/>
              <w:lang w:val="en-US"/>
            </w:rPr>
          </w:rPrChange>
        </w:rPr>
        <w:pPrChange w:id="384" w:author="Mark Warneke" w:date="2015-05-24T21:36:00Z">
          <w:pPr>
            <w:widowControl w:val="0"/>
            <w:autoSpaceDE w:val="0"/>
            <w:autoSpaceDN w:val="0"/>
            <w:adjustRightInd w:val="0"/>
            <w:spacing w:before="0"/>
            <w:jc w:val="left"/>
          </w:pPr>
        </w:pPrChange>
      </w:pPr>
      <w:proofErr w:type="spellStart"/>
      <w:ins w:id="385" w:author="Mark Warneke" w:date="2015-05-24T21:34:00Z">
        <w:r w:rsidRPr="00C05F24">
          <w:rPr>
            <w:rFonts w:ascii="Calibri" w:hAnsi="Calibri" w:cs="Calibri"/>
            <w:sz w:val="30"/>
            <w:szCs w:val="30"/>
            <w:lang w:val="en-US"/>
            <w:rPrChange w:id="386" w:author="Mark Warneke" w:date="2015-05-24T21:36:00Z">
              <w:rPr>
                <w:lang w:val="en-US"/>
              </w:rPr>
            </w:rPrChange>
          </w:rPr>
          <w:t>Ein</w:t>
        </w:r>
        <w:proofErr w:type="spellEnd"/>
        <w:r w:rsidRPr="00C05F24">
          <w:rPr>
            <w:rFonts w:ascii="Calibri" w:hAnsi="Calibri" w:cs="Calibri"/>
            <w:sz w:val="30"/>
            <w:szCs w:val="30"/>
            <w:lang w:val="en-US"/>
            <w:rPrChange w:id="387" w:author="Mark Warneke" w:date="2015-05-24T21:36:00Z">
              <w:rPr>
                <w:lang w:val="en-US"/>
              </w:rPr>
            </w:rPrChange>
          </w:rPr>
          <w:t xml:space="preserve"> User </w:t>
        </w:r>
        <w:proofErr w:type="spellStart"/>
        <w:r w:rsidRPr="00C05F24">
          <w:rPr>
            <w:rFonts w:ascii="Calibri" w:hAnsi="Calibri" w:cs="Calibri"/>
            <w:sz w:val="30"/>
            <w:szCs w:val="30"/>
            <w:lang w:val="en-US"/>
            <w:rPrChange w:id="388" w:author="Mark Warneke" w:date="2015-05-24T21:36:00Z">
              <w:rPr>
                <w:lang w:val="en-US"/>
              </w:rPr>
            </w:rPrChange>
          </w:rPr>
          <w:t>soll</w:t>
        </w:r>
        <w:proofErr w:type="spellEnd"/>
        <w:r w:rsidRPr="00C05F24">
          <w:rPr>
            <w:rFonts w:ascii="Calibri" w:hAnsi="Calibri" w:cs="Calibri"/>
            <w:sz w:val="30"/>
            <w:szCs w:val="30"/>
            <w:lang w:val="en-US"/>
            <w:rPrChange w:id="389" w:author="Mark Warneke" w:date="2015-05-24T21:36:00Z">
              <w:rPr>
                <w:lang w:val="en-US"/>
              </w:rPr>
            </w:rPrChange>
          </w:rPr>
          <w:t xml:space="preserve"> </w:t>
        </w:r>
        <w:proofErr w:type="spellStart"/>
        <w:r w:rsidRPr="00C05F24">
          <w:rPr>
            <w:rFonts w:ascii="Calibri" w:hAnsi="Calibri" w:cs="Calibri"/>
            <w:sz w:val="30"/>
            <w:szCs w:val="30"/>
            <w:lang w:val="en-US"/>
            <w:rPrChange w:id="390" w:author="Mark Warneke" w:date="2015-05-24T21:36:00Z">
              <w:rPr>
                <w:lang w:val="en-US"/>
              </w:rPr>
            </w:rPrChange>
          </w:rPr>
          <w:t>einmalige</w:t>
        </w:r>
        <w:proofErr w:type="spellEnd"/>
        <w:r w:rsidRPr="00C05F24">
          <w:rPr>
            <w:rFonts w:ascii="Calibri" w:hAnsi="Calibri" w:cs="Calibri"/>
            <w:sz w:val="30"/>
            <w:szCs w:val="30"/>
            <w:lang w:val="en-US"/>
            <w:rPrChange w:id="391" w:author="Mark Warneke" w:date="2015-05-24T21:36:00Z">
              <w:rPr>
                <w:lang w:val="en-US"/>
              </w:rPr>
            </w:rPrChange>
          </w:rPr>
          <w:t xml:space="preserve"> </w:t>
        </w:r>
        <w:proofErr w:type="spellStart"/>
        <w:r w:rsidRPr="00C05F24">
          <w:rPr>
            <w:rFonts w:ascii="Calibri" w:hAnsi="Calibri" w:cs="Calibri"/>
            <w:sz w:val="30"/>
            <w:szCs w:val="30"/>
            <w:lang w:val="en-US"/>
            <w:rPrChange w:id="392" w:author="Mark Warneke" w:date="2015-05-24T21:36:00Z">
              <w:rPr>
                <w:lang w:val="en-US"/>
              </w:rPr>
            </w:rPrChange>
          </w:rPr>
          <w:t>Einnahmen</w:t>
        </w:r>
        <w:proofErr w:type="spellEnd"/>
        <w:r w:rsidRPr="00C05F24">
          <w:rPr>
            <w:rFonts w:ascii="Calibri" w:hAnsi="Calibri" w:cs="Calibri"/>
            <w:sz w:val="30"/>
            <w:szCs w:val="30"/>
            <w:lang w:val="en-US"/>
            <w:rPrChange w:id="393" w:author="Mark Warneke" w:date="2015-05-24T21:36:00Z">
              <w:rPr>
                <w:lang w:val="en-US"/>
              </w:rPr>
            </w:rPrChange>
          </w:rPr>
          <w:t xml:space="preserve"> </w:t>
        </w:r>
        <w:proofErr w:type="spellStart"/>
        <w:r w:rsidRPr="00C05F24">
          <w:rPr>
            <w:rFonts w:ascii="Calibri" w:hAnsi="Calibri" w:cs="Calibri"/>
            <w:sz w:val="30"/>
            <w:szCs w:val="30"/>
            <w:lang w:val="en-US"/>
            <w:rPrChange w:id="394" w:author="Mark Warneke" w:date="2015-05-24T21:36:00Z">
              <w:rPr>
                <w:lang w:val="en-US"/>
              </w:rPr>
            </w:rPrChange>
          </w:rPr>
          <w:t>anlegen</w:t>
        </w:r>
        <w:proofErr w:type="spellEnd"/>
        <w:r w:rsidRPr="00C05F24">
          <w:rPr>
            <w:rFonts w:ascii="Calibri" w:hAnsi="Calibri" w:cs="Calibri"/>
            <w:sz w:val="30"/>
            <w:szCs w:val="30"/>
            <w:lang w:val="en-US"/>
            <w:rPrChange w:id="395" w:author="Mark Warneke" w:date="2015-05-24T21:36:00Z">
              <w:rPr>
                <w:lang w:val="en-US"/>
              </w:rPr>
            </w:rPrChange>
          </w:rPr>
          <w:t xml:space="preserve"> </w:t>
        </w:r>
        <w:proofErr w:type="spellStart"/>
        <w:r w:rsidRPr="00C05F24">
          <w:rPr>
            <w:rFonts w:ascii="Calibri" w:hAnsi="Calibri" w:cs="Calibri"/>
            <w:sz w:val="30"/>
            <w:szCs w:val="30"/>
            <w:lang w:val="en-US"/>
            <w:rPrChange w:id="396" w:author="Mark Warneke" w:date="2015-05-24T21:36:00Z">
              <w:rPr>
                <w:lang w:val="en-US"/>
              </w:rPr>
            </w:rPrChange>
          </w:rPr>
          <w:t>können</w:t>
        </w:r>
        <w:proofErr w:type="spellEnd"/>
      </w:ins>
    </w:p>
    <w:p w14:paraId="130A59AA" w14:textId="77777777" w:rsidR="004E6CD8" w:rsidRPr="00C05F24" w:rsidRDefault="004E6CD8">
      <w:pPr>
        <w:pStyle w:val="ListParagraph"/>
        <w:widowControl w:val="0"/>
        <w:numPr>
          <w:ilvl w:val="0"/>
          <w:numId w:val="17"/>
        </w:numPr>
        <w:autoSpaceDE w:val="0"/>
        <w:autoSpaceDN w:val="0"/>
        <w:adjustRightInd w:val="0"/>
        <w:spacing w:before="0"/>
        <w:jc w:val="left"/>
        <w:rPr>
          <w:ins w:id="397" w:author="Mark Warneke" w:date="2015-05-24T21:34:00Z"/>
          <w:rFonts w:ascii="Calibri" w:hAnsi="Calibri" w:cs="Calibri"/>
          <w:sz w:val="30"/>
          <w:szCs w:val="30"/>
          <w:lang w:val="en-US"/>
          <w:rPrChange w:id="398" w:author="Mark Warneke" w:date="2015-05-24T21:36:00Z">
            <w:rPr>
              <w:ins w:id="399" w:author="Mark Warneke" w:date="2015-05-24T21:34:00Z"/>
              <w:lang w:val="en-US"/>
            </w:rPr>
          </w:rPrChange>
        </w:rPr>
        <w:pPrChange w:id="400" w:author="Mark Warneke" w:date="2015-05-24T21:36:00Z">
          <w:pPr>
            <w:widowControl w:val="0"/>
            <w:autoSpaceDE w:val="0"/>
            <w:autoSpaceDN w:val="0"/>
            <w:adjustRightInd w:val="0"/>
            <w:spacing w:before="0"/>
            <w:jc w:val="left"/>
          </w:pPr>
        </w:pPrChange>
      </w:pPr>
      <w:proofErr w:type="spellStart"/>
      <w:ins w:id="401" w:author="Mark Warneke" w:date="2015-05-24T21:34:00Z">
        <w:r w:rsidRPr="00C05F24">
          <w:rPr>
            <w:rFonts w:ascii="Calibri" w:hAnsi="Calibri" w:cs="Calibri"/>
            <w:sz w:val="30"/>
            <w:szCs w:val="30"/>
            <w:lang w:val="en-US"/>
            <w:rPrChange w:id="402" w:author="Mark Warneke" w:date="2015-05-24T21:36:00Z">
              <w:rPr>
                <w:lang w:val="en-US"/>
              </w:rPr>
            </w:rPrChange>
          </w:rPr>
          <w:t>Ein</w:t>
        </w:r>
        <w:proofErr w:type="spellEnd"/>
        <w:r w:rsidRPr="00C05F24">
          <w:rPr>
            <w:rFonts w:ascii="Calibri" w:hAnsi="Calibri" w:cs="Calibri"/>
            <w:sz w:val="30"/>
            <w:szCs w:val="30"/>
            <w:lang w:val="en-US"/>
            <w:rPrChange w:id="403" w:author="Mark Warneke" w:date="2015-05-24T21:36:00Z">
              <w:rPr>
                <w:lang w:val="en-US"/>
              </w:rPr>
            </w:rPrChange>
          </w:rPr>
          <w:t xml:space="preserve"> User </w:t>
        </w:r>
        <w:proofErr w:type="spellStart"/>
        <w:r w:rsidRPr="00C05F24">
          <w:rPr>
            <w:rFonts w:ascii="Calibri" w:hAnsi="Calibri" w:cs="Calibri"/>
            <w:sz w:val="30"/>
            <w:szCs w:val="30"/>
            <w:lang w:val="en-US"/>
            <w:rPrChange w:id="404" w:author="Mark Warneke" w:date="2015-05-24T21:36:00Z">
              <w:rPr>
                <w:lang w:val="en-US"/>
              </w:rPr>
            </w:rPrChange>
          </w:rPr>
          <w:t>soll</w:t>
        </w:r>
        <w:proofErr w:type="spellEnd"/>
        <w:r w:rsidRPr="00C05F24">
          <w:rPr>
            <w:rFonts w:ascii="Calibri" w:hAnsi="Calibri" w:cs="Calibri"/>
            <w:sz w:val="30"/>
            <w:szCs w:val="30"/>
            <w:lang w:val="en-US"/>
            <w:rPrChange w:id="405" w:author="Mark Warneke" w:date="2015-05-24T21:36:00Z">
              <w:rPr>
                <w:lang w:val="en-US"/>
              </w:rPr>
            </w:rPrChange>
          </w:rPr>
          <w:t xml:space="preserve"> </w:t>
        </w:r>
        <w:proofErr w:type="spellStart"/>
        <w:r w:rsidRPr="00C05F24">
          <w:rPr>
            <w:rFonts w:ascii="Calibri" w:hAnsi="Calibri" w:cs="Calibri"/>
            <w:sz w:val="30"/>
            <w:szCs w:val="30"/>
            <w:lang w:val="en-US"/>
            <w:rPrChange w:id="406" w:author="Mark Warneke" w:date="2015-05-24T21:36:00Z">
              <w:rPr>
                <w:lang w:val="en-US"/>
              </w:rPr>
            </w:rPrChange>
          </w:rPr>
          <w:t>einmalige</w:t>
        </w:r>
        <w:proofErr w:type="spellEnd"/>
        <w:r w:rsidRPr="00C05F24">
          <w:rPr>
            <w:rFonts w:ascii="Calibri" w:hAnsi="Calibri" w:cs="Calibri"/>
            <w:sz w:val="30"/>
            <w:szCs w:val="30"/>
            <w:lang w:val="en-US"/>
            <w:rPrChange w:id="407" w:author="Mark Warneke" w:date="2015-05-24T21:36:00Z">
              <w:rPr>
                <w:lang w:val="en-US"/>
              </w:rPr>
            </w:rPrChange>
          </w:rPr>
          <w:t xml:space="preserve"> </w:t>
        </w:r>
        <w:proofErr w:type="spellStart"/>
        <w:r w:rsidRPr="00C05F24">
          <w:rPr>
            <w:rFonts w:ascii="Calibri" w:hAnsi="Calibri" w:cs="Calibri"/>
            <w:sz w:val="30"/>
            <w:szCs w:val="30"/>
            <w:lang w:val="en-US"/>
            <w:rPrChange w:id="408" w:author="Mark Warneke" w:date="2015-05-24T21:36:00Z">
              <w:rPr>
                <w:lang w:val="en-US"/>
              </w:rPr>
            </w:rPrChange>
          </w:rPr>
          <w:t>Einnahmen</w:t>
        </w:r>
        <w:proofErr w:type="spellEnd"/>
        <w:r w:rsidRPr="00C05F24">
          <w:rPr>
            <w:rFonts w:ascii="Calibri" w:hAnsi="Calibri" w:cs="Calibri"/>
            <w:sz w:val="30"/>
            <w:szCs w:val="30"/>
            <w:lang w:val="en-US"/>
            <w:rPrChange w:id="409" w:author="Mark Warneke" w:date="2015-05-24T21:36:00Z">
              <w:rPr>
                <w:lang w:val="en-US"/>
              </w:rPr>
            </w:rPrChange>
          </w:rPr>
          <w:t xml:space="preserve"> </w:t>
        </w:r>
        <w:proofErr w:type="spellStart"/>
        <w:r w:rsidRPr="00C05F24">
          <w:rPr>
            <w:rFonts w:ascii="Calibri" w:hAnsi="Calibri" w:cs="Calibri"/>
            <w:sz w:val="30"/>
            <w:szCs w:val="30"/>
            <w:lang w:val="en-US"/>
            <w:rPrChange w:id="410" w:author="Mark Warneke" w:date="2015-05-24T21:36:00Z">
              <w:rPr>
                <w:lang w:val="en-US"/>
              </w:rPr>
            </w:rPrChange>
          </w:rPr>
          <w:t>bearbeiten</w:t>
        </w:r>
        <w:proofErr w:type="spellEnd"/>
        <w:r w:rsidRPr="00C05F24">
          <w:rPr>
            <w:rFonts w:ascii="Calibri" w:hAnsi="Calibri" w:cs="Calibri"/>
            <w:sz w:val="30"/>
            <w:szCs w:val="30"/>
            <w:lang w:val="en-US"/>
            <w:rPrChange w:id="411" w:author="Mark Warneke" w:date="2015-05-24T21:36:00Z">
              <w:rPr>
                <w:lang w:val="en-US"/>
              </w:rPr>
            </w:rPrChange>
          </w:rPr>
          <w:t>/</w:t>
        </w:r>
        <w:proofErr w:type="spellStart"/>
        <w:r w:rsidRPr="00C05F24">
          <w:rPr>
            <w:rFonts w:ascii="Calibri" w:hAnsi="Calibri" w:cs="Calibri"/>
            <w:sz w:val="30"/>
            <w:szCs w:val="30"/>
            <w:lang w:val="en-US"/>
            <w:rPrChange w:id="412" w:author="Mark Warneke" w:date="2015-05-24T21:36:00Z">
              <w:rPr>
                <w:lang w:val="en-US"/>
              </w:rPr>
            </w:rPrChange>
          </w:rPr>
          <w:t>löschen</w:t>
        </w:r>
        <w:proofErr w:type="spellEnd"/>
        <w:r w:rsidRPr="00C05F24">
          <w:rPr>
            <w:rFonts w:ascii="Calibri" w:hAnsi="Calibri" w:cs="Calibri"/>
            <w:sz w:val="30"/>
            <w:szCs w:val="30"/>
            <w:lang w:val="en-US"/>
            <w:rPrChange w:id="413" w:author="Mark Warneke" w:date="2015-05-24T21:36:00Z">
              <w:rPr>
                <w:lang w:val="en-US"/>
              </w:rPr>
            </w:rPrChange>
          </w:rPr>
          <w:t xml:space="preserve"> </w:t>
        </w:r>
        <w:proofErr w:type="spellStart"/>
        <w:r w:rsidRPr="00C05F24">
          <w:rPr>
            <w:rFonts w:ascii="Calibri" w:hAnsi="Calibri" w:cs="Calibri"/>
            <w:sz w:val="30"/>
            <w:szCs w:val="30"/>
            <w:lang w:val="en-US"/>
            <w:rPrChange w:id="414" w:author="Mark Warneke" w:date="2015-05-24T21:36:00Z">
              <w:rPr>
                <w:lang w:val="en-US"/>
              </w:rPr>
            </w:rPrChange>
          </w:rPr>
          <w:t>können</w:t>
        </w:r>
        <w:proofErr w:type="spellEnd"/>
      </w:ins>
    </w:p>
    <w:p w14:paraId="79F70EE9" w14:textId="77777777" w:rsidR="004E6CD8" w:rsidRPr="00C05F24" w:rsidRDefault="004E6CD8">
      <w:pPr>
        <w:pStyle w:val="ListParagraph"/>
        <w:widowControl w:val="0"/>
        <w:numPr>
          <w:ilvl w:val="0"/>
          <w:numId w:val="17"/>
        </w:numPr>
        <w:autoSpaceDE w:val="0"/>
        <w:autoSpaceDN w:val="0"/>
        <w:adjustRightInd w:val="0"/>
        <w:spacing w:before="0"/>
        <w:jc w:val="left"/>
        <w:rPr>
          <w:ins w:id="415" w:author="Mark Warneke" w:date="2015-05-24T21:34:00Z"/>
          <w:rFonts w:ascii="Calibri" w:hAnsi="Calibri" w:cs="Calibri"/>
          <w:sz w:val="30"/>
          <w:szCs w:val="30"/>
          <w:lang w:val="en-US"/>
          <w:rPrChange w:id="416" w:author="Mark Warneke" w:date="2015-05-24T21:36:00Z">
            <w:rPr>
              <w:ins w:id="417" w:author="Mark Warneke" w:date="2015-05-24T21:34:00Z"/>
              <w:lang w:val="en-US"/>
            </w:rPr>
          </w:rPrChange>
        </w:rPr>
        <w:pPrChange w:id="418" w:author="Mark Warneke" w:date="2015-05-24T21:36:00Z">
          <w:pPr>
            <w:widowControl w:val="0"/>
            <w:autoSpaceDE w:val="0"/>
            <w:autoSpaceDN w:val="0"/>
            <w:adjustRightInd w:val="0"/>
            <w:spacing w:before="0"/>
            <w:jc w:val="left"/>
          </w:pPr>
        </w:pPrChange>
      </w:pPr>
      <w:proofErr w:type="spellStart"/>
      <w:ins w:id="419" w:author="Mark Warneke" w:date="2015-05-24T21:34:00Z">
        <w:r w:rsidRPr="00C05F24">
          <w:rPr>
            <w:rFonts w:ascii="Calibri" w:hAnsi="Calibri" w:cs="Calibri"/>
            <w:sz w:val="30"/>
            <w:szCs w:val="30"/>
            <w:lang w:val="en-US"/>
            <w:rPrChange w:id="420" w:author="Mark Warneke" w:date="2015-05-24T21:36:00Z">
              <w:rPr>
                <w:lang w:val="en-US"/>
              </w:rPr>
            </w:rPrChange>
          </w:rPr>
          <w:t>Ein</w:t>
        </w:r>
        <w:proofErr w:type="spellEnd"/>
        <w:r w:rsidRPr="00C05F24">
          <w:rPr>
            <w:rFonts w:ascii="Calibri" w:hAnsi="Calibri" w:cs="Calibri"/>
            <w:sz w:val="30"/>
            <w:szCs w:val="30"/>
            <w:lang w:val="en-US"/>
            <w:rPrChange w:id="421" w:author="Mark Warneke" w:date="2015-05-24T21:36:00Z">
              <w:rPr>
                <w:lang w:val="en-US"/>
              </w:rPr>
            </w:rPrChange>
          </w:rPr>
          <w:t xml:space="preserve"> User </w:t>
        </w:r>
        <w:proofErr w:type="spellStart"/>
        <w:r w:rsidRPr="00C05F24">
          <w:rPr>
            <w:rFonts w:ascii="Calibri" w:hAnsi="Calibri" w:cs="Calibri"/>
            <w:sz w:val="30"/>
            <w:szCs w:val="30"/>
            <w:lang w:val="en-US"/>
            <w:rPrChange w:id="422" w:author="Mark Warneke" w:date="2015-05-24T21:36:00Z">
              <w:rPr>
                <w:lang w:val="en-US"/>
              </w:rPr>
            </w:rPrChange>
          </w:rPr>
          <w:t>soll</w:t>
        </w:r>
        <w:proofErr w:type="spellEnd"/>
        <w:r w:rsidRPr="00C05F24">
          <w:rPr>
            <w:rFonts w:ascii="Calibri" w:hAnsi="Calibri" w:cs="Calibri"/>
            <w:sz w:val="30"/>
            <w:szCs w:val="30"/>
            <w:lang w:val="en-US"/>
            <w:rPrChange w:id="423" w:author="Mark Warneke" w:date="2015-05-24T21:36:00Z">
              <w:rPr>
                <w:lang w:val="en-US"/>
              </w:rPr>
            </w:rPrChange>
          </w:rPr>
          <w:t xml:space="preserve"> </w:t>
        </w:r>
        <w:proofErr w:type="spellStart"/>
        <w:r w:rsidRPr="00C05F24">
          <w:rPr>
            <w:rFonts w:ascii="Calibri" w:hAnsi="Calibri" w:cs="Calibri"/>
            <w:sz w:val="30"/>
            <w:szCs w:val="30"/>
            <w:lang w:val="en-US"/>
            <w:rPrChange w:id="424" w:author="Mark Warneke" w:date="2015-05-24T21:36:00Z">
              <w:rPr>
                <w:lang w:val="en-US"/>
              </w:rPr>
            </w:rPrChange>
          </w:rPr>
          <w:t>bei</w:t>
        </w:r>
        <w:proofErr w:type="spellEnd"/>
        <w:r w:rsidRPr="00C05F24">
          <w:rPr>
            <w:rFonts w:ascii="Calibri" w:hAnsi="Calibri" w:cs="Calibri"/>
            <w:sz w:val="30"/>
            <w:szCs w:val="30"/>
            <w:lang w:val="en-US"/>
            <w:rPrChange w:id="425" w:author="Mark Warneke" w:date="2015-05-24T21:36:00Z">
              <w:rPr>
                <w:lang w:val="en-US"/>
              </w:rPr>
            </w:rPrChange>
          </w:rPr>
          <w:t xml:space="preserve"> Anlage </w:t>
        </w:r>
        <w:proofErr w:type="spellStart"/>
        <w:r w:rsidRPr="00C05F24">
          <w:rPr>
            <w:rFonts w:ascii="Calibri" w:hAnsi="Calibri" w:cs="Calibri"/>
            <w:sz w:val="30"/>
            <w:szCs w:val="30"/>
            <w:lang w:val="en-US"/>
            <w:rPrChange w:id="426" w:author="Mark Warneke" w:date="2015-05-24T21:36:00Z">
              <w:rPr>
                <w:lang w:val="en-US"/>
              </w:rPr>
            </w:rPrChange>
          </w:rPr>
          <w:t>eines</w:t>
        </w:r>
        <w:proofErr w:type="spellEnd"/>
        <w:r w:rsidRPr="00C05F24">
          <w:rPr>
            <w:rFonts w:ascii="Calibri" w:hAnsi="Calibri" w:cs="Calibri"/>
            <w:sz w:val="30"/>
            <w:szCs w:val="30"/>
            <w:lang w:val="en-US"/>
            <w:rPrChange w:id="427" w:author="Mark Warneke" w:date="2015-05-24T21:36:00Z">
              <w:rPr>
                <w:lang w:val="en-US"/>
              </w:rPr>
            </w:rPrChange>
          </w:rPr>
          <w:t xml:space="preserve"> </w:t>
        </w:r>
        <w:proofErr w:type="spellStart"/>
        <w:r w:rsidRPr="00C05F24">
          <w:rPr>
            <w:rFonts w:ascii="Calibri" w:hAnsi="Calibri" w:cs="Calibri"/>
            <w:sz w:val="30"/>
            <w:szCs w:val="30"/>
            <w:lang w:val="en-US"/>
            <w:rPrChange w:id="428" w:author="Mark Warneke" w:date="2015-05-24T21:36:00Z">
              <w:rPr>
                <w:lang w:val="en-US"/>
              </w:rPr>
            </w:rPrChange>
          </w:rPr>
          <w:t>Artikels</w:t>
        </w:r>
        <w:proofErr w:type="spellEnd"/>
        <w:r w:rsidRPr="00C05F24">
          <w:rPr>
            <w:rFonts w:ascii="Calibri" w:hAnsi="Calibri" w:cs="Calibri"/>
            <w:sz w:val="30"/>
            <w:szCs w:val="30"/>
            <w:lang w:val="en-US"/>
            <w:rPrChange w:id="429" w:author="Mark Warneke" w:date="2015-05-24T21:36:00Z">
              <w:rPr>
                <w:lang w:val="en-US"/>
              </w:rPr>
            </w:rPrChange>
          </w:rPr>
          <w:t xml:space="preserve"> den Eigen </w:t>
        </w:r>
        <w:proofErr w:type="spellStart"/>
        <w:r w:rsidRPr="00C05F24">
          <w:rPr>
            <w:rFonts w:ascii="Calibri" w:hAnsi="Calibri" w:cs="Calibri"/>
            <w:sz w:val="30"/>
            <w:szCs w:val="30"/>
            <w:lang w:val="en-US"/>
            <w:rPrChange w:id="430" w:author="Mark Warneke" w:date="2015-05-24T21:36:00Z">
              <w:rPr>
                <w:lang w:val="en-US"/>
              </w:rPr>
            </w:rPrChange>
          </w:rPr>
          <w:t>bzw</w:t>
        </w:r>
        <w:proofErr w:type="spellEnd"/>
        <w:r w:rsidRPr="00C05F24">
          <w:rPr>
            <w:rFonts w:ascii="Calibri" w:hAnsi="Calibri" w:cs="Calibri"/>
            <w:sz w:val="30"/>
            <w:szCs w:val="30"/>
            <w:lang w:val="en-US"/>
            <w:rPrChange w:id="431" w:author="Mark Warneke" w:date="2015-05-24T21:36:00Z">
              <w:rPr>
                <w:lang w:val="en-US"/>
              </w:rPr>
            </w:rPrChange>
          </w:rPr>
          <w:t xml:space="preserve">. </w:t>
        </w:r>
        <w:proofErr w:type="spellStart"/>
        <w:r w:rsidRPr="00C05F24">
          <w:rPr>
            <w:rFonts w:ascii="Calibri" w:hAnsi="Calibri" w:cs="Calibri"/>
            <w:sz w:val="30"/>
            <w:szCs w:val="30"/>
            <w:lang w:val="en-US"/>
            <w:rPrChange w:id="432" w:author="Mark Warneke" w:date="2015-05-24T21:36:00Z">
              <w:rPr>
                <w:lang w:val="en-US"/>
              </w:rPr>
            </w:rPrChange>
          </w:rPr>
          <w:t>Fremdbedarf</w:t>
        </w:r>
        <w:proofErr w:type="spellEnd"/>
        <w:r w:rsidRPr="00C05F24">
          <w:rPr>
            <w:rFonts w:ascii="Calibri" w:hAnsi="Calibri" w:cs="Calibri"/>
            <w:sz w:val="30"/>
            <w:szCs w:val="30"/>
            <w:lang w:val="en-US"/>
            <w:rPrChange w:id="433" w:author="Mark Warneke" w:date="2015-05-24T21:36:00Z">
              <w:rPr>
                <w:lang w:val="en-US"/>
              </w:rPr>
            </w:rPrChange>
          </w:rPr>
          <w:t xml:space="preserve"> </w:t>
        </w:r>
        <w:proofErr w:type="spellStart"/>
        <w:r w:rsidRPr="00C05F24">
          <w:rPr>
            <w:rFonts w:ascii="Calibri" w:hAnsi="Calibri" w:cs="Calibri"/>
            <w:sz w:val="30"/>
            <w:szCs w:val="30"/>
            <w:lang w:val="en-US"/>
            <w:rPrChange w:id="434" w:author="Mark Warneke" w:date="2015-05-24T21:36:00Z">
              <w:rPr>
                <w:lang w:val="en-US"/>
              </w:rPr>
            </w:rPrChange>
          </w:rPr>
          <w:t>festlegen</w:t>
        </w:r>
        <w:proofErr w:type="spellEnd"/>
        <w:r w:rsidRPr="00C05F24">
          <w:rPr>
            <w:rFonts w:ascii="Calibri" w:hAnsi="Calibri" w:cs="Calibri"/>
            <w:sz w:val="30"/>
            <w:szCs w:val="30"/>
            <w:lang w:val="en-US"/>
            <w:rPrChange w:id="435" w:author="Mark Warneke" w:date="2015-05-24T21:36:00Z">
              <w:rPr>
                <w:lang w:val="en-US"/>
              </w:rPr>
            </w:rPrChange>
          </w:rPr>
          <w:t xml:space="preserve"> (</w:t>
        </w:r>
        <w:proofErr w:type="spellStart"/>
        <w:r w:rsidRPr="00C05F24">
          <w:rPr>
            <w:rFonts w:ascii="Calibri" w:hAnsi="Calibri" w:cs="Calibri"/>
            <w:sz w:val="30"/>
            <w:szCs w:val="30"/>
            <w:lang w:val="en-US"/>
            <w:rPrChange w:id="436" w:author="Mark Warneke" w:date="2015-05-24T21:36:00Z">
              <w:rPr>
                <w:lang w:val="en-US"/>
              </w:rPr>
            </w:rPrChange>
          </w:rPr>
          <w:t>Kommentarfeld</w:t>
        </w:r>
        <w:proofErr w:type="spellEnd"/>
        <w:r w:rsidRPr="00C05F24">
          <w:rPr>
            <w:rFonts w:ascii="Calibri" w:hAnsi="Calibri" w:cs="Calibri"/>
            <w:sz w:val="30"/>
            <w:szCs w:val="30"/>
            <w:lang w:val="en-US"/>
            <w:rPrChange w:id="437" w:author="Mark Warneke" w:date="2015-05-24T21:36:00Z">
              <w:rPr>
                <w:lang w:val="en-US"/>
              </w:rPr>
            </w:rPrChange>
          </w:rPr>
          <w:t>)</w:t>
        </w:r>
      </w:ins>
    </w:p>
    <w:p w14:paraId="373387CC" w14:textId="77777777" w:rsidR="004E6CD8" w:rsidRPr="00C05F24" w:rsidRDefault="004E6CD8">
      <w:pPr>
        <w:pStyle w:val="ListParagraph"/>
        <w:widowControl w:val="0"/>
        <w:numPr>
          <w:ilvl w:val="0"/>
          <w:numId w:val="17"/>
        </w:numPr>
        <w:autoSpaceDE w:val="0"/>
        <w:autoSpaceDN w:val="0"/>
        <w:adjustRightInd w:val="0"/>
        <w:spacing w:before="0"/>
        <w:jc w:val="left"/>
        <w:rPr>
          <w:ins w:id="438" w:author="Mark Warneke" w:date="2015-05-24T21:34:00Z"/>
          <w:rFonts w:ascii="Calibri" w:hAnsi="Calibri" w:cs="Calibri"/>
          <w:sz w:val="30"/>
          <w:szCs w:val="30"/>
          <w:lang w:val="en-US"/>
          <w:rPrChange w:id="439" w:author="Mark Warneke" w:date="2015-05-24T21:36:00Z">
            <w:rPr>
              <w:ins w:id="440" w:author="Mark Warneke" w:date="2015-05-24T21:34:00Z"/>
              <w:lang w:val="en-US"/>
            </w:rPr>
          </w:rPrChange>
        </w:rPr>
        <w:pPrChange w:id="441" w:author="Mark Warneke" w:date="2015-05-24T21:36:00Z">
          <w:pPr>
            <w:widowControl w:val="0"/>
            <w:autoSpaceDE w:val="0"/>
            <w:autoSpaceDN w:val="0"/>
            <w:adjustRightInd w:val="0"/>
            <w:spacing w:before="0"/>
            <w:jc w:val="left"/>
          </w:pPr>
        </w:pPrChange>
      </w:pPr>
      <w:proofErr w:type="spellStart"/>
      <w:ins w:id="442" w:author="Mark Warneke" w:date="2015-05-24T21:34:00Z">
        <w:r w:rsidRPr="00C05F24">
          <w:rPr>
            <w:rFonts w:ascii="Calibri" w:hAnsi="Calibri" w:cs="Calibri"/>
            <w:sz w:val="30"/>
            <w:szCs w:val="30"/>
            <w:lang w:val="en-US"/>
            <w:rPrChange w:id="443" w:author="Mark Warneke" w:date="2015-05-24T21:36:00Z">
              <w:rPr>
                <w:lang w:val="en-US"/>
              </w:rPr>
            </w:rPrChange>
          </w:rPr>
          <w:t>Ein</w:t>
        </w:r>
        <w:proofErr w:type="spellEnd"/>
        <w:r w:rsidRPr="00C05F24">
          <w:rPr>
            <w:rFonts w:ascii="Calibri" w:hAnsi="Calibri" w:cs="Calibri"/>
            <w:sz w:val="30"/>
            <w:szCs w:val="30"/>
            <w:lang w:val="en-US"/>
            <w:rPrChange w:id="444" w:author="Mark Warneke" w:date="2015-05-24T21:36:00Z">
              <w:rPr>
                <w:lang w:val="en-US"/>
              </w:rPr>
            </w:rPrChange>
          </w:rPr>
          <w:t xml:space="preserve"> User </w:t>
        </w:r>
        <w:proofErr w:type="spellStart"/>
        <w:r w:rsidRPr="00C05F24">
          <w:rPr>
            <w:rFonts w:ascii="Calibri" w:hAnsi="Calibri" w:cs="Calibri"/>
            <w:sz w:val="30"/>
            <w:szCs w:val="30"/>
            <w:lang w:val="en-US"/>
            <w:rPrChange w:id="445" w:author="Mark Warneke" w:date="2015-05-24T21:36:00Z">
              <w:rPr>
                <w:lang w:val="en-US"/>
              </w:rPr>
            </w:rPrChange>
          </w:rPr>
          <w:t>soll</w:t>
        </w:r>
        <w:proofErr w:type="spellEnd"/>
        <w:r w:rsidRPr="00C05F24">
          <w:rPr>
            <w:rFonts w:ascii="Calibri" w:hAnsi="Calibri" w:cs="Calibri"/>
            <w:sz w:val="30"/>
            <w:szCs w:val="30"/>
            <w:lang w:val="en-US"/>
            <w:rPrChange w:id="446" w:author="Mark Warneke" w:date="2015-05-24T21:36:00Z">
              <w:rPr>
                <w:lang w:val="en-US"/>
              </w:rPr>
            </w:rPrChange>
          </w:rPr>
          <w:t xml:space="preserve"> </w:t>
        </w:r>
        <w:proofErr w:type="spellStart"/>
        <w:r w:rsidRPr="00C05F24">
          <w:rPr>
            <w:rFonts w:ascii="Calibri" w:hAnsi="Calibri" w:cs="Calibri"/>
            <w:sz w:val="30"/>
            <w:szCs w:val="30"/>
            <w:lang w:val="en-US"/>
            <w:rPrChange w:id="447" w:author="Mark Warneke" w:date="2015-05-24T21:36:00Z">
              <w:rPr>
                <w:lang w:val="en-US"/>
              </w:rPr>
            </w:rPrChange>
          </w:rPr>
          <w:t>wiederkehrende</w:t>
        </w:r>
        <w:proofErr w:type="spellEnd"/>
        <w:r w:rsidRPr="00C05F24">
          <w:rPr>
            <w:rFonts w:ascii="Calibri" w:hAnsi="Calibri" w:cs="Calibri"/>
            <w:sz w:val="30"/>
            <w:szCs w:val="30"/>
            <w:lang w:val="en-US"/>
            <w:rPrChange w:id="448" w:author="Mark Warneke" w:date="2015-05-24T21:36:00Z">
              <w:rPr>
                <w:lang w:val="en-US"/>
              </w:rPr>
            </w:rPrChange>
          </w:rPr>
          <w:t xml:space="preserve"> </w:t>
        </w:r>
        <w:proofErr w:type="spellStart"/>
        <w:r w:rsidRPr="00C05F24">
          <w:rPr>
            <w:rFonts w:ascii="Calibri" w:hAnsi="Calibri" w:cs="Calibri"/>
            <w:sz w:val="30"/>
            <w:szCs w:val="30"/>
            <w:lang w:val="en-US"/>
            <w:rPrChange w:id="449" w:author="Mark Warneke" w:date="2015-05-24T21:36:00Z">
              <w:rPr>
                <w:lang w:val="en-US"/>
              </w:rPr>
            </w:rPrChange>
          </w:rPr>
          <w:t>Ausgaben</w:t>
        </w:r>
        <w:proofErr w:type="spellEnd"/>
        <w:r w:rsidRPr="00C05F24">
          <w:rPr>
            <w:rFonts w:ascii="Calibri" w:hAnsi="Calibri" w:cs="Calibri"/>
            <w:sz w:val="30"/>
            <w:szCs w:val="30"/>
            <w:lang w:val="en-US"/>
            <w:rPrChange w:id="450" w:author="Mark Warneke" w:date="2015-05-24T21:36:00Z">
              <w:rPr>
                <w:lang w:val="en-US"/>
              </w:rPr>
            </w:rPrChange>
          </w:rPr>
          <w:t xml:space="preserve"> </w:t>
        </w:r>
        <w:proofErr w:type="spellStart"/>
        <w:r w:rsidRPr="00C05F24">
          <w:rPr>
            <w:rFonts w:ascii="Calibri" w:hAnsi="Calibri" w:cs="Calibri"/>
            <w:sz w:val="30"/>
            <w:szCs w:val="30"/>
            <w:lang w:val="en-US"/>
            <w:rPrChange w:id="451" w:author="Mark Warneke" w:date="2015-05-24T21:36:00Z">
              <w:rPr>
                <w:lang w:val="en-US"/>
              </w:rPr>
            </w:rPrChange>
          </w:rPr>
          <w:t>anlegen</w:t>
        </w:r>
        <w:proofErr w:type="spellEnd"/>
        <w:r w:rsidRPr="00C05F24">
          <w:rPr>
            <w:rFonts w:ascii="Calibri" w:hAnsi="Calibri" w:cs="Calibri"/>
            <w:sz w:val="30"/>
            <w:szCs w:val="30"/>
            <w:lang w:val="en-US"/>
            <w:rPrChange w:id="452" w:author="Mark Warneke" w:date="2015-05-24T21:36:00Z">
              <w:rPr>
                <w:lang w:val="en-US"/>
              </w:rPr>
            </w:rPrChange>
          </w:rPr>
          <w:t xml:space="preserve"> </w:t>
        </w:r>
        <w:proofErr w:type="spellStart"/>
        <w:r w:rsidRPr="00C05F24">
          <w:rPr>
            <w:rFonts w:ascii="Calibri" w:hAnsi="Calibri" w:cs="Calibri"/>
            <w:sz w:val="30"/>
            <w:szCs w:val="30"/>
            <w:lang w:val="en-US"/>
            <w:rPrChange w:id="453" w:author="Mark Warneke" w:date="2015-05-24T21:36:00Z">
              <w:rPr>
                <w:lang w:val="en-US"/>
              </w:rPr>
            </w:rPrChange>
          </w:rPr>
          <w:t>können</w:t>
        </w:r>
        <w:proofErr w:type="spellEnd"/>
      </w:ins>
    </w:p>
    <w:p w14:paraId="046D89A0" w14:textId="77777777" w:rsidR="004E6CD8" w:rsidRPr="00C05F24" w:rsidRDefault="004E6CD8">
      <w:pPr>
        <w:pStyle w:val="ListParagraph"/>
        <w:widowControl w:val="0"/>
        <w:numPr>
          <w:ilvl w:val="0"/>
          <w:numId w:val="17"/>
        </w:numPr>
        <w:autoSpaceDE w:val="0"/>
        <w:autoSpaceDN w:val="0"/>
        <w:adjustRightInd w:val="0"/>
        <w:spacing w:before="0"/>
        <w:jc w:val="left"/>
        <w:rPr>
          <w:ins w:id="454" w:author="Mark Warneke" w:date="2015-05-24T21:34:00Z"/>
          <w:rFonts w:ascii="Calibri" w:hAnsi="Calibri" w:cs="Calibri"/>
          <w:sz w:val="30"/>
          <w:szCs w:val="30"/>
          <w:lang w:val="en-US"/>
          <w:rPrChange w:id="455" w:author="Mark Warneke" w:date="2015-05-24T21:36:00Z">
            <w:rPr>
              <w:ins w:id="456" w:author="Mark Warneke" w:date="2015-05-24T21:34:00Z"/>
              <w:lang w:val="en-US"/>
            </w:rPr>
          </w:rPrChange>
        </w:rPr>
        <w:pPrChange w:id="457" w:author="Mark Warneke" w:date="2015-05-24T21:36:00Z">
          <w:pPr>
            <w:widowControl w:val="0"/>
            <w:autoSpaceDE w:val="0"/>
            <w:autoSpaceDN w:val="0"/>
            <w:adjustRightInd w:val="0"/>
            <w:spacing w:before="0"/>
            <w:jc w:val="left"/>
          </w:pPr>
        </w:pPrChange>
      </w:pPr>
      <w:proofErr w:type="spellStart"/>
      <w:ins w:id="458" w:author="Mark Warneke" w:date="2015-05-24T21:34:00Z">
        <w:r w:rsidRPr="00C05F24">
          <w:rPr>
            <w:rFonts w:ascii="Calibri" w:hAnsi="Calibri" w:cs="Calibri"/>
            <w:sz w:val="30"/>
            <w:szCs w:val="30"/>
            <w:lang w:val="en-US"/>
            <w:rPrChange w:id="459" w:author="Mark Warneke" w:date="2015-05-24T21:36:00Z">
              <w:rPr>
                <w:lang w:val="en-US"/>
              </w:rPr>
            </w:rPrChange>
          </w:rPr>
          <w:t>Ein</w:t>
        </w:r>
        <w:proofErr w:type="spellEnd"/>
        <w:r w:rsidRPr="00C05F24">
          <w:rPr>
            <w:rFonts w:ascii="Calibri" w:hAnsi="Calibri" w:cs="Calibri"/>
            <w:sz w:val="30"/>
            <w:szCs w:val="30"/>
            <w:lang w:val="en-US"/>
            <w:rPrChange w:id="460" w:author="Mark Warneke" w:date="2015-05-24T21:36:00Z">
              <w:rPr>
                <w:lang w:val="en-US"/>
              </w:rPr>
            </w:rPrChange>
          </w:rPr>
          <w:t xml:space="preserve"> User </w:t>
        </w:r>
        <w:proofErr w:type="spellStart"/>
        <w:r w:rsidRPr="00C05F24">
          <w:rPr>
            <w:rFonts w:ascii="Calibri" w:hAnsi="Calibri" w:cs="Calibri"/>
            <w:sz w:val="30"/>
            <w:szCs w:val="30"/>
            <w:lang w:val="en-US"/>
            <w:rPrChange w:id="461" w:author="Mark Warneke" w:date="2015-05-24T21:36:00Z">
              <w:rPr>
                <w:lang w:val="en-US"/>
              </w:rPr>
            </w:rPrChange>
          </w:rPr>
          <w:t>soll</w:t>
        </w:r>
        <w:proofErr w:type="spellEnd"/>
        <w:r w:rsidRPr="00C05F24">
          <w:rPr>
            <w:rFonts w:ascii="Calibri" w:hAnsi="Calibri" w:cs="Calibri"/>
            <w:sz w:val="30"/>
            <w:szCs w:val="30"/>
            <w:lang w:val="en-US"/>
            <w:rPrChange w:id="462" w:author="Mark Warneke" w:date="2015-05-24T21:36:00Z">
              <w:rPr>
                <w:lang w:val="en-US"/>
              </w:rPr>
            </w:rPrChange>
          </w:rPr>
          <w:t xml:space="preserve"> </w:t>
        </w:r>
        <w:proofErr w:type="spellStart"/>
        <w:r w:rsidRPr="00C05F24">
          <w:rPr>
            <w:rFonts w:ascii="Calibri" w:hAnsi="Calibri" w:cs="Calibri"/>
            <w:sz w:val="30"/>
            <w:szCs w:val="30"/>
            <w:lang w:val="en-US"/>
            <w:rPrChange w:id="463" w:author="Mark Warneke" w:date="2015-05-24T21:36:00Z">
              <w:rPr>
                <w:lang w:val="en-US"/>
              </w:rPr>
            </w:rPrChange>
          </w:rPr>
          <w:t>wiederkehrende</w:t>
        </w:r>
        <w:proofErr w:type="spellEnd"/>
        <w:r w:rsidRPr="00C05F24">
          <w:rPr>
            <w:rFonts w:ascii="Calibri" w:hAnsi="Calibri" w:cs="Calibri"/>
            <w:sz w:val="30"/>
            <w:szCs w:val="30"/>
            <w:lang w:val="en-US"/>
            <w:rPrChange w:id="464" w:author="Mark Warneke" w:date="2015-05-24T21:36:00Z">
              <w:rPr>
                <w:lang w:val="en-US"/>
              </w:rPr>
            </w:rPrChange>
          </w:rPr>
          <w:t xml:space="preserve"> </w:t>
        </w:r>
        <w:proofErr w:type="spellStart"/>
        <w:r w:rsidRPr="00C05F24">
          <w:rPr>
            <w:rFonts w:ascii="Calibri" w:hAnsi="Calibri" w:cs="Calibri"/>
            <w:sz w:val="30"/>
            <w:szCs w:val="30"/>
            <w:lang w:val="en-US"/>
            <w:rPrChange w:id="465" w:author="Mark Warneke" w:date="2015-05-24T21:36:00Z">
              <w:rPr>
                <w:lang w:val="en-US"/>
              </w:rPr>
            </w:rPrChange>
          </w:rPr>
          <w:t>Ausgaben</w:t>
        </w:r>
        <w:proofErr w:type="spellEnd"/>
        <w:r w:rsidRPr="00C05F24">
          <w:rPr>
            <w:rFonts w:ascii="Calibri" w:hAnsi="Calibri" w:cs="Calibri"/>
            <w:sz w:val="30"/>
            <w:szCs w:val="30"/>
            <w:lang w:val="en-US"/>
            <w:rPrChange w:id="466" w:author="Mark Warneke" w:date="2015-05-24T21:36:00Z">
              <w:rPr>
                <w:lang w:val="en-US"/>
              </w:rPr>
            </w:rPrChange>
          </w:rPr>
          <w:t xml:space="preserve"> </w:t>
        </w:r>
        <w:proofErr w:type="spellStart"/>
        <w:r w:rsidRPr="00C05F24">
          <w:rPr>
            <w:rFonts w:ascii="Calibri" w:hAnsi="Calibri" w:cs="Calibri"/>
            <w:sz w:val="30"/>
            <w:szCs w:val="30"/>
            <w:lang w:val="en-US"/>
            <w:rPrChange w:id="467" w:author="Mark Warneke" w:date="2015-05-24T21:36:00Z">
              <w:rPr>
                <w:lang w:val="en-US"/>
              </w:rPr>
            </w:rPrChange>
          </w:rPr>
          <w:t>bearbeiten</w:t>
        </w:r>
        <w:proofErr w:type="spellEnd"/>
        <w:r w:rsidRPr="00C05F24">
          <w:rPr>
            <w:rFonts w:ascii="Calibri" w:hAnsi="Calibri" w:cs="Calibri"/>
            <w:sz w:val="30"/>
            <w:szCs w:val="30"/>
            <w:lang w:val="en-US"/>
            <w:rPrChange w:id="468" w:author="Mark Warneke" w:date="2015-05-24T21:36:00Z">
              <w:rPr>
                <w:lang w:val="en-US"/>
              </w:rPr>
            </w:rPrChange>
          </w:rPr>
          <w:t>/</w:t>
        </w:r>
        <w:proofErr w:type="spellStart"/>
        <w:r w:rsidRPr="00C05F24">
          <w:rPr>
            <w:rFonts w:ascii="Calibri" w:hAnsi="Calibri" w:cs="Calibri"/>
            <w:sz w:val="30"/>
            <w:szCs w:val="30"/>
            <w:lang w:val="en-US"/>
            <w:rPrChange w:id="469" w:author="Mark Warneke" w:date="2015-05-24T21:36:00Z">
              <w:rPr>
                <w:lang w:val="en-US"/>
              </w:rPr>
            </w:rPrChange>
          </w:rPr>
          <w:t>löschen</w:t>
        </w:r>
        <w:proofErr w:type="spellEnd"/>
        <w:r w:rsidRPr="00C05F24">
          <w:rPr>
            <w:rFonts w:ascii="Calibri" w:hAnsi="Calibri" w:cs="Calibri"/>
            <w:sz w:val="30"/>
            <w:szCs w:val="30"/>
            <w:lang w:val="en-US"/>
            <w:rPrChange w:id="470" w:author="Mark Warneke" w:date="2015-05-24T21:36:00Z">
              <w:rPr>
                <w:lang w:val="en-US"/>
              </w:rPr>
            </w:rPrChange>
          </w:rPr>
          <w:t xml:space="preserve"> </w:t>
        </w:r>
        <w:proofErr w:type="spellStart"/>
        <w:r w:rsidRPr="00C05F24">
          <w:rPr>
            <w:rFonts w:ascii="Calibri" w:hAnsi="Calibri" w:cs="Calibri"/>
            <w:sz w:val="30"/>
            <w:szCs w:val="30"/>
            <w:lang w:val="en-US"/>
            <w:rPrChange w:id="471" w:author="Mark Warneke" w:date="2015-05-24T21:36:00Z">
              <w:rPr>
                <w:lang w:val="en-US"/>
              </w:rPr>
            </w:rPrChange>
          </w:rPr>
          <w:t>können</w:t>
        </w:r>
        <w:proofErr w:type="spellEnd"/>
      </w:ins>
    </w:p>
    <w:p w14:paraId="4B254E07" w14:textId="77777777" w:rsidR="004E6CD8" w:rsidRPr="00C05F24" w:rsidRDefault="004E6CD8">
      <w:pPr>
        <w:pStyle w:val="ListParagraph"/>
        <w:widowControl w:val="0"/>
        <w:numPr>
          <w:ilvl w:val="0"/>
          <w:numId w:val="17"/>
        </w:numPr>
        <w:autoSpaceDE w:val="0"/>
        <w:autoSpaceDN w:val="0"/>
        <w:adjustRightInd w:val="0"/>
        <w:spacing w:before="0"/>
        <w:jc w:val="left"/>
        <w:rPr>
          <w:ins w:id="472" w:author="Mark Warneke" w:date="2015-05-24T21:34:00Z"/>
          <w:rFonts w:ascii="Calibri" w:hAnsi="Calibri" w:cs="Calibri"/>
          <w:sz w:val="30"/>
          <w:szCs w:val="30"/>
          <w:lang w:val="en-US"/>
          <w:rPrChange w:id="473" w:author="Mark Warneke" w:date="2015-05-24T21:36:00Z">
            <w:rPr>
              <w:ins w:id="474" w:author="Mark Warneke" w:date="2015-05-24T21:34:00Z"/>
              <w:lang w:val="en-US"/>
            </w:rPr>
          </w:rPrChange>
        </w:rPr>
        <w:pPrChange w:id="475" w:author="Mark Warneke" w:date="2015-05-24T21:36:00Z">
          <w:pPr>
            <w:widowControl w:val="0"/>
            <w:autoSpaceDE w:val="0"/>
            <w:autoSpaceDN w:val="0"/>
            <w:adjustRightInd w:val="0"/>
            <w:spacing w:before="0"/>
            <w:jc w:val="left"/>
          </w:pPr>
        </w:pPrChange>
      </w:pPr>
      <w:proofErr w:type="spellStart"/>
      <w:ins w:id="476" w:author="Mark Warneke" w:date="2015-05-24T21:34:00Z">
        <w:r w:rsidRPr="00C05F24">
          <w:rPr>
            <w:rFonts w:ascii="Calibri" w:hAnsi="Calibri" w:cs="Calibri"/>
            <w:sz w:val="30"/>
            <w:szCs w:val="30"/>
            <w:lang w:val="en-US"/>
            <w:rPrChange w:id="477" w:author="Mark Warneke" w:date="2015-05-24T21:36:00Z">
              <w:rPr>
                <w:lang w:val="en-US"/>
              </w:rPr>
            </w:rPrChange>
          </w:rPr>
          <w:t>Ein</w:t>
        </w:r>
        <w:proofErr w:type="spellEnd"/>
        <w:r w:rsidRPr="00C05F24">
          <w:rPr>
            <w:rFonts w:ascii="Calibri" w:hAnsi="Calibri" w:cs="Calibri"/>
            <w:sz w:val="30"/>
            <w:szCs w:val="30"/>
            <w:lang w:val="en-US"/>
            <w:rPrChange w:id="478" w:author="Mark Warneke" w:date="2015-05-24T21:36:00Z">
              <w:rPr>
                <w:lang w:val="en-US"/>
              </w:rPr>
            </w:rPrChange>
          </w:rPr>
          <w:t xml:space="preserve"> User </w:t>
        </w:r>
        <w:proofErr w:type="spellStart"/>
        <w:r w:rsidRPr="00C05F24">
          <w:rPr>
            <w:rFonts w:ascii="Calibri" w:hAnsi="Calibri" w:cs="Calibri"/>
            <w:sz w:val="30"/>
            <w:szCs w:val="30"/>
            <w:lang w:val="en-US"/>
            <w:rPrChange w:id="479" w:author="Mark Warneke" w:date="2015-05-24T21:36:00Z">
              <w:rPr>
                <w:lang w:val="en-US"/>
              </w:rPr>
            </w:rPrChange>
          </w:rPr>
          <w:t>soll</w:t>
        </w:r>
        <w:proofErr w:type="spellEnd"/>
        <w:r w:rsidRPr="00C05F24">
          <w:rPr>
            <w:rFonts w:ascii="Calibri" w:hAnsi="Calibri" w:cs="Calibri"/>
            <w:sz w:val="30"/>
            <w:szCs w:val="30"/>
            <w:lang w:val="en-US"/>
            <w:rPrChange w:id="480" w:author="Mark Warneke" w:date="2015-05-24T21:36:00Z">
              <w:rPr>
                <w:lang w:val="en-US"/>
              </w:rPr>
            </w:rPrChange>
          </w:rPr>
          <w:t xml:space="preserve"> </w:t>
        </w:r>
        <w:proofErr w:type="spellStart"/>
        <w:r w:rsidRPr="00C05F24">
          <w:rPr>
            <w:rFonts w:ascii="Calibri" w:hAnsi="Calibri" w:cs="Calibri"/>
            <w:sz w:val="30"/>
            <w:szCs w:val="30"/>
            <w:lang w:val="en-US"/>
            <w:rPrChange w:id="481" w:author="Mark Warneke" w:date="2015-05-24T21:36:00Z">
              <w:rPr>
                <w:lang w:val="en-US"/>
              </w:rPr>
            </w:rPrChange>
          </w:rPr>
          <w:t>sich</w:t>
        </w:r>
        <w:proofErr w:type="spellEnd"/>
        <w:r w:rsidRPr="00C05F24">
          <w:rPr>
            <w:rFonts w:ascii="Calibri" w:hAnsi="Calibri" w:cs="Calibri"/>
            <w:sz w:val="30"/>
            <w:szCs w:val="30"/>
            <w:lang w:val="en-US"/>
            <w:rPrChange w:id="482" w:author="Mark Warneke" w:date="2015-05-24T21:36:00Z">
              <w:rPr>
                <w:lang w:val="en-US"/>
              </w:rPr>
            </w:rPrChange>
          </w:rPr>
          <w:t xml:space="preserve"> </w:t>
        </w:r>
        <w:proofErr w:type="spellStart"/>
        <w:r w:rsidRPr="00C05F24">
          <w:rPr>
            <w:rFonts w:ascii="Calibri" w:hAnsi="Calibri" w:cs="Calibri"/>
            <w:sz w:val="30"/>
            <w:szCs w:val="30"/>
            <w:lang w:val="en-US"/>
            <w:rPrChange w:id="483" w:author="Mark Warneke" w:date="2015-05-24T21:36:00Z">
              <w:rPr>
                <w:lang w:val="en-US"/>
              </w:rPr>
            </w:rPrChange>
          </w:rPr>
          <w:t>Übersichten</w:t>
        </w:r>
        <w:proofErr w:type="spellEnd"/>
        <w:r w:rsidRPr="00C05F24">
          <w:rPr>
            <w:rFonts w:ascii="Calibri" w:hAnsi="Calibri" w:cs="Calibri"/>
            <w:sz w:val="30"/>
            <w:szCs w:val="30"/>
            <w:lang w:val="en-US"/>
            <w:rPrChange w:id="484" w:author="Mark Warneke" w:date="2015-05-24T21:36:00Z">
              <w:rPr>
                <w:lang w:val="en-US"/>
              </w:rPr>
            </w:rPrChange>
          </w:rPr>
          <w:t xml:space="preserve"> </w:t>
        </w:r>
        <w:proofErr w:type="spellStart"/>
        <w:r w:rsidRPr="00C05F24">
          <w:rPr>
            <w:rFonts w:ascii="Calibri" w:hAnsi="Calibri" w:cs="Calibri"/>
            <w:sz w:val="30"/>
            <w:szCs w:val="30"/>
            <w:lang w:val="en-US"/>
            <w:rPrChange w:id="485" w:author="Mark Warneke" w:date="2015-05-24T21:36:00Z">
              <w:rPr>
                <w:lang w:val="en-US"/>
              </w:rPr>
            </w:rPrChange>
          </w:rPr>
          <w:t>über</w:t>
        </w:r>
        <w:proofErr w:type="spellEnd"/>
        <w:r w:rsidRPr="00C05F24">
          <w:rPr>
            <w:rFonts w:ascii="Calibri" w:hAnsi="Calibri" w:cs="Calibri"/>
            <w:sz w:val="30"/>
            <w:szCs w:val="30"/>
            <w:lang w:val="en-US"/>
            <w:rPrChange w:id="486" w:author="Mark Warneke" w:date="2015-05-24T21:36:00Z">
              <w:rPr>
                <w:lang w:val="en-US"/>
              </w:rPr>
            </w:rPrChange>
          </w:rPr>
          <w:t xml:space="preserve"> </w:t>
        </w:r>
        <w:proofErr w:type="spellStart"/>
        <w:r w:rsidRPr="00C05F24">
          <w:rPr>
            <w:rFonts w:ascii="Calibri" w:hAnsi="Calibri" w:cs="Calibri"/>
            <w:sz w:val="30"/>
            <w:szCs w:val="30"/>
            <w:lang w:val="en-US"/>
            <w:rPrChange w:id="487" w:author="Mark Warneke" w:date="2015-05-24T21:36:00Z">
              <w:rPr>
                <w:lang w:val="en-US"/>
              </w:rPr>
            </w:rPrChange>
          </w:rPr>
          <w:t>vers</w:t>
        </w:r>
        <w:proofErr w:type="spellEnd"/>
        <w:r w:rsidRPr="00C05F24">
          <w:rPr>
            <w:rFonts w:ascii="Calibri" w:hAnsi="Calibri" w:cs="Calibri"/>
            <w:sz w:val="30"/>
            <w:szCs w:val="30"/>
            <w:lang w:val="en-US"/>
            <w:rPrChange w:id="488" w:author="Mark Warneke" w:date="2015-05-24T21:36:00Z">
              <w:rPr>
                <w:lang w:val="en-US"/>
              </w:rPr>
            </w:rPrChange>
          </w:rPr>
          <w:t xml:space="preserve">. </w:t>
        </w:r>
        <w:proofErr w:type="spellStart"/>
        <w:r w:rsidRPr="00C05F24">
          <w:rPr>
            <w:rFonts w:ascii="Calibri" w:hAnsi="Calibri" w:cs="Calibri"/>
            <w:sz w:val="30"/>
            <w:szCs w:val="30"/>
            <w:lang w:val="en-US"/>
            <w:rPrChange w:id="489" w:author="Mark Warneke" w:date="2015-05-24T21:36:00Z">
              <w:rPr>
                <w:lang w:val="en-US"/>
              </w:rPr>
            </w:rPrChange>
          </w:rPr>
          <w:t>Zeiträume</w:t>
        </w:r>
        <w:proofErr w:type="spellEnd"/>
        <w:r w:rsidRPr="00C05F24">
          <w:rPr>
            <w:rFonts w:ascii="Calibri" w:hAnsi="Calibri" w:cs="Calibri"/>
            <w:sz w:val="30"/>
            <w:szCs w:val="30"/>
            <w:lang w:val="en-US"/>
            <w:rPrChange w:id="490" w:author="Mark Warneke" w:date="2015-05-24T21:36:00Z">
              <w:rPr>
                <w:lang w:val="en-US"/>
              </w:rPr>
            </w:rPrChange>
          </w:rPr>
          <w:t xml:space="preserve"> </w:t>
        </w:r>
        <w:proofErr w:type="spellStart"/>
        <w:r w:rsidRPr="00C05F24">
          <w:rPr>
            <w:rFonts w:ascii="Calibri" w:hAnsi="Calibri" w:cs="Calibri"/>
            <w:sz w:val="30"/>
            <w:szCs w:val="30"/>
            <w:lang w:val="en-US"/>
            <w:rPrChange w:id="491" w:author="Mark Warneke" w:date="2015-05-24T21:36:00Z">
              <w:rPr>
                <w:lang w:val="en-US"/>
              </w:rPr>
            </w:rPrChange>
          </w:rPr>
          <w:t>anzeigen</w:t>
        </w:r>
        <w:proofErr w:type="spellEnd"/>
        <w:r w:rsidRPr="00C05F24">
          <w:rPr>
            <w:rFonts w:ascii="Calibri" w:hAnsi="Calibri" w:cs="Calibri"/>
            <w:sz w:val="30"/>
            <w:szCs w:val="30"/>
            <w:lang w:val="en-US"/>
            <w:rPrChange w:id="492" w:author="Mark Warneke" w:date="2015-05-24T21:36:00Z">
              <w:rPr>
                <w:lang w:val="en-US"/>
              </w:rPr>
            </w:rPrChange>
          </w:rPr>
          <w:t xml:space="preserve"> </w:t>
        </w:r>
        <w:proofErr w:type="spellStart"/>
        <w:r w:rsidRPr="00C05F24">
          <w:rPr>
            <w:rFonts w:ascii="Calibri" w:hAnsi="Calibri" w:cs="Calibri"/>
            <w:sz w:val="30"/>
            <w:szCs w:val="30"/>
            <w:lang w:val="en-US"/>
            <w:rPrChange w:id="493" w:author="Mark Warneke" w:date="2015-05-24T21:36:00Z">
              <w:rPr>
                <w:lang w:val="en-US"/>
              </w:rPr>
            </w:rPrChange>
          </w:rPr>
          <w:t>lassen</w:t>
        </w:r>
        <w:proofErr w:type="spellEnd"/>
        <w:r w:rsidRPr="00C05F24">
          <w:rPr>
            <w:rFonts w:ascii="Calibri" w:hAnsi="Calibri" w:cs="Calibri"/>
            <w:sz w:val="30"/>
            <w:szCs w:val="30"/>
            <w:lang w:val="en-US"/>
            <w:rPrChange w:id="494" w:author="Mark Warneke" w:date="2015-05-24T21:36:00Z">
              <w:rPr>
                <w:lang w:val="en-US"/>
              </w:rPr>
            </w:rPrChange>
          </w:rPr>
          <w:t xml:space="preserve"> </w:t>
        </w:r>
        <w:proofErr w:type="spellStart"/>
        <w:r w:rsidRPr="00C05F24">
          <w:rPr>
            <w:rFonts w:ascii="Calibri" w:hAnsi="Calibri" w:cs="Calibri"/>
            <w:sz w:val="30"/>
            <w:szCs w:val="30"/>
            <w:lang w:val="en-US"/>
            <w:rPrChange w:id="495" w:author="Mark Warneke" w:date="2015-05-24T21:36:00Z">
              <w:rPr>
                <w:lang w:val="en-US"/>
              </w:rPr>
            </w:rPrChange>
          </w:rPr>
          <w:t>können</w:t>
        </w:r>
        <w:proofErr w:type="spellEnd"/>
        <w:r w:rsidRPr="00C05F24">
          <w:rPr>
            <w:rFonts w:ascii="Calibri" w:hAnsi="Calibri" w:cs="Calibri"/>
            <w:sz w:val="30"/>
            <w:szCs w:val="30"/>
            <w:lang w:val="en-US"/>
            <w:rPrChange w:id="496" w:author="Mark Warneke" w:date="2015-05-24T21:36:00Z">
              <w:rPr>
                <w:lang w:val="en-US"/>
              </w:rPr>
            </w:rPrChange>
          </w:rPr>
          <w:t xml:space="preserve"> (</w:t>
        </w:r>
        <w:proofErr w:type="spellStart"/>
        <w:r w:rsidRPr="00C05F24">
          <w:rPr>
            <w:rFonts w:ascii="Calibri" w:hAnsi="Calibri" w:cs="Calibri"/>
            <w:sz w:val="30"/>
            <w:szCs w:val="30"/>
            <w:lang w:val="en-US"/>
            <w:rPrChange w:id="497" w:author="Mark Warneke" w:date="2015-05-24T21:36:00Z">
              <w:rPr>
                <w:lang w:val="en-US"/>
              </w:rPr>
            </w:rPrChange>
          </w:rPr>
          <w:t>täglich</w:t>
        </w:r>
        <w:proofErr w:type="spellEnd"/>
        <w:r w:rsidRPr="00C05F24">
          <w:rPr>
            <w:rFonts w:ascii="Calibri" w:hAnsi="Calibri" w:cs="Calibri"/>
            <w:sz w:val="30"/>
            <w:szCs w:val="30"/>
            <w:lang w:val="en-US"/>
            <w:rPrChange w:id="498" w:author="Mark Warneke" w:date="2015-05-24T21:36:00Z">
              <w:rPr>
                <w:lang w:val="en-US"/>
              </w:rPr>
            </w:rPrChange>
          </w:rPr>
          <w:t xml:space="preserve">, </w:t>
        </w:r>
        <w:proofErr w:type="spellStart"/>
        <w:r w:rsidRPr="00C05F24">
          <w:rPr>
            <w:rFonts w:ascii="Calibri" w:hAnsi="Calibri" w:cs="Calibri"/>
            <w:sz w:val="30"/>
            <w:szCs w:val="30"/>
            <w:lang w:val="en-US"/>
            <w:rPrChange w:id="499" w:author="Mark Warneke" w:date="2015-05-24T21:36:00Z">
              <w:rPr>
                <w:lang w:val="en-US"/>
              </w:rPr>
            </w:rPrChange>
          </w:rPr>
          <w:t>monatlich</w:t>
        </w:r>
        <w:proofErr w:type="spellEnd"/>
        <w:r w:rsidRPr="00C05F24">
          <w:rPr>
            <w:rFonts w:ascii="Calibri" w:hAnsi="Calibri" w:cs="Calibri"/>
            <w:sz w:val="30"/>
            <w:szCs w:val="30"/>
            <w:lang w:val="en-US"/>
            <w:rPrChange w:id="500" w:author="Mark Warneke" w:date="2015-05-24T21:36:00Z">
              <w:rPr>
                <w:lang w:val="en-US"/>
              </w:rPr>
            </w:rPrChange>
          </w:rPr>
          <w:t xml:space="preserve">, </w:t>
        </w:r>
        <w:proofErr w:type="spellStart"/>
        <w:r w:rsidRPr="00C05F24">
          <w:rPr>
            <w:rFonts w:ascii="Calibri" w:hAnsi="Calibri" w:cs="Calibri"/>
            <w:sz w:val="30"/>
            <w:szCs w:val="30"/>
            <w:lang w:val="en-US"/>
            <w:rPrChange w:id="501" w:author="Mark Warneke" w:date="2015-05-24T21:36:00Z">
              <w:rPr>
                <w:lang w:val="en-US"/>
              </w:rPr>
            </w:rPrChange>
          </w:rPr>
          <w:t>selbst</w:t>
        </w:r>
        <w:proofErr w:type="spellEnd"/>
        <w:r w:rsidRPr="00C05F24">
          <w:rPr>
            <w:rFonts w:ascii="Calibri" w:hAnsi="Calibri" w:cs="Calibri"/>
            <w:sz w:val="30"/>
            <w:szCs w:val="30"/>
            <w:lang w:val="en-US"/>
            <w:rPrChange w:id="502" w:author="Mark Warneke" w:date="2015-05-24T21:36:00Z">
              <w:rPr>
                <w:lang w:val="en-US"/>
              </w:rPr>
            </w:rPrChange>
          </w:rPr>
          <w:t>)</w:t>
        </w:r>
      </w:ins>
    </w:p>
    <w:p w14:paraId="1E3514EC" w14:textId="3E791180" w:rsidR="004E6CD8" w:rsidRPr="00C05F24" w:rsidRDefault="004E6CD8">
      <w:pPr>
        <w:pStyle w:val="ListParagraph"/>
        <w:widowControl w:val="0"/>
        <w:numPr>
          <w:ilvl w:val="0"/>
          <w:numId w:val="17"/>
        </w:numPr>
        <w:autoSpaceDE w:val="0"/>
        <w:autoSpaceDN w:val="0"/>
        <w:adjustRightInd w:val="0"/>
        <w:spacing w:before="0"/>
        <w:jc w:val="left"/>
        <w:rPr>
          <w:ins w:id="503" w:author="Mark Warneke" w:date="2015-05-24T21:34:00Z"/>
          <w:rFonts w:ascii="Calibri" w:hAnsi="Calibri" w:cs="Calibri"/>
          <w:sz w:val="30"/>
          <w:szCs w:val="30"/>
          <w:lang w:val="en-US"/>
          <w:rPrChange w:id="504" w:author="Mark Warneke" w:date="2015-05-24T21:36:00Z">
            <w:rPr>
              <w:ins w:id="505" w:author="Mark Warneke" w:date="2015-05-24T21:34:00Z"/>
              <w:lang w:val="en-US"/>
            </w:rPr>
          </w:rPrChange>
        </w:rPr>
        <w:pPrChange w:id="506" w:author="Mark Warneke" w:date="2015-05-24T21:36:00Z">
          <w:pPr>
            <w:widowControl w:val="0"/>
            <w:autoSpaceDE w:val="0"/>
            <w:autoSpaceDN w:val="0"/>
            <w:adjustRightInd w:val="0"/>
            <w:spacing w:before="0"/>
            <w:jc w:val="left"/>
          </w:pPr>
        </w:pPrChange>
      </w:pPr>
      <w:proofErr w:type="spellStart"/>
      <w:ins w:id="507" w:author="Mark Warneke" w:date="2015-05-24T21:34:00Z">
        <w:r w:rsidRPr="00C05F24">
          <w:rPr>
            <w:rFonts w:ascii="Calibri" w:hAnsi="Calibri" w:cs="Calibri"/>
            <w:sz w:val="30"/>
            <w:szCs w:val="30"/>
            <w:lang w:val="en-US"/>
            <w:rPrChange w:id="508" w:author="Mark Warneke" w:date="2015-05-24T21:36:00Z">
              <w:rPr>
                <w:lang w:val="en-US"/>
              </w:rPr>
            </w:rPrChange>
          </w:rPr>
          <w:t>Ein</w:t>
        </w:r>
        <w:proofErr w:type="spellEnd"/>
        <w:r w:rsidRPr="00C05F24">
          <w:rPr>
            <w:rFonts w:ascii="Calibri" w:hAnsi="Calibri" w:cs="Calibri"/>
            <w:sz w:val="30"/>
            <w:szCs w:val="30"/>
            <w:lang w:val="en-US"/>
            <w:rPrChange w:id="509" w:author="Mark Warneke" w:date="2015-05-24T21:36:00Z">
              <w:rPr>
                <w:lang w:val="en-US"/>
              </w:rPr>
            </w:rPrChange>
          </w:rPr>
          <w:t xml:space="preserve"> User </w:t>
        </w:r>
        <w:proofErr w:type="spellStart"/>
        <w:r w:rsidRPr="00C05F24">
          <w:rPr>
            <w:rFonts w:ascii="Calibri" w:hAnsi="Calibri" w:cs="Calibri"/>
            <w:sz w:val="30"/>
            <w:szCs w:val="30"/>
            <w:lang w:val="en-US"/>
            <w:rPrChange w:id="510" w:author="Mark Warneke" w:date="2015-05-24T21:36:00Z">
              <w:rPr>
                <w:lang w:val="en-US"/>
              </w:rPr>
            </w:rPrChange>
          </w:rPr>
          <w:t>soll</w:t>
        </w:r>
        <w:proofErr w:type="spellEnd"/>
        <w:r w:rsidRPr="00C05F24">
          <w:rPr>
            <w:rFonts w:ascii="Calibri" w:hAnsi="Calibri" w:cs="Calibri"/>
            <w:sz w:val="30"/>
            <w:szCs w:val="30"/>
            <w:lang w:val="en-US"/>
            <w:rPrChange w:id="511" w:author="Mark Warneke" w:date="2015-05-24T21:36:00Z">
              <w:rPr>
                <w:lang w:val="en-US"/>
              </w:rPr>
            </w:rPrChange>
          </w:rPr>
          <w:t xml:space="preserve"> </w:t>
        </w:r>
        <w:proofErr w:type="spellStart"/>
        <w:r w:rsidRPr="00C05F24">
          <w:rPr>
            <w:rFonts w:ascii="Calibri" w:hAnsi="Calibri" w:cs="Calibri"/>
            <w:sz w:val="30"/>
            <w:szCs w:val="30"/>
            <w:lang w:val="en-US"/>
            <w:rPrChange w:id="512" w:author="Mark Warneke" w:date="2015-05-24T21:36:00Z">
              <w:rPr>
                <w:lang w:val="en-US"/>
              </w:rPr>
            </w:rPrChange>
          </w:rPr>
          <w:t>sich</w:t>
        </w:r>
        <w:proofErr w:type="spellEnd"/>
        <w:r w:rsidRPr="00C05F24">
          <w:rPr>
            <w:rFonts w:ascii="Calibri" w:hAnsi="Calibri" w:cs="Calibri"/>
            <w:sz w:val="30"/>
            <w:szCs w:val="30"/>
            <w:lang w:val="en-US"/>
            <w:rPrChange w:id="513" w:author="Mark Warneke" w:date="2015-05-24T21:36:00Z">
              <w:rPr>
                <w:lang w:val="en-US"/>
              </w:rPr>
            </w:rPrChange>
          </w:rPr>
          <w:t xml:space="preserve"> </w:t>
        </w:r>
        <w:proofErr w:type="spellStart"/>
        <w:r w:rsidRPr="00C05F24">
          <w:rPr>
            <w:rFonts w:ascii="Calibri" w:hAnsi="Calibri" w:cs="Calibri"/>
            <w:sz w:val="30"/>
            <w:szCs w:val="30"/>
            <w:lang w:val="en-US"/>
            <w:rPrChange w:id="514" w:author="Mark Warneke" w:date="2015-05-24T21:36:00Z">
              <w:rPr>
                <w:lang w:val="en-US"/>
              </w:rPr>
            </w:rPrChange>
          </w:rPr>
          <w:t>geplante</w:t>
        </w:r>
        <w:proofErr w:type="spellEnd"/>
        <w:r w:rsidRPr="00C05F24">
          <w:rPr>
            <w:rFonts w:ascii="Calibri" w:hAnsi="Calibri" w:cs="Calibri"/>
            <w:sz w:val="30"/>
            <w:szCs w:val="30"/>
            <w:lang w:val="en-US"/>
            <w:rPrChange w:id="515" w:author="Mark Warneke" w:date="2015-05-24T21:36:00Z">
              <w:rPr>
                <w:lang w:val="en-US"/>
              </w:rPr>
            </w:rPrChange>
          </w:rPr>
          <w:t xml:space="preserve"> </w:t>
        </w:r>
        <w:proofErr w:type="spellStart"/>
        <w:r w:rsidRPr="00C05F24">
          <w:rPr>
            <w:rFonts w:ascii="Calibri" w:hAnsi="Calibri" w:cs="Calibri"/>
            <w:sz w:val="30"/>
            <w:szCs w:val="30"/>
            <w:lang w:val="en-US"/>
            <w:rPrChange w:id="516" w:author="Mark Warneke" w:date="2015-05-24T21:36:00Z">
              <w:rPr>
                <w:lang w:val="en-US"/>
              </w:rPr>
            </w:rPrChange>
          </w:rPr>
          <w:t>Ausgaben</w:t>
        </w:r>
        <w:proofErr w:type="spellEnd"/>
        <w:r w:rsidRPr="00C05F24">
          <w:rPr>
            <w:rFonts w:ascii="Calibri" w:hAnsi="Calibri" w:cs="Calibri"/>
            <w:sz w:val="30"/>
            <w:szCs w:val="30"/>
            <w:lang w:val="en-US"/>
            <w:rPrChange w:id="517" w:author="Mark Warneke" w:date="2015-05-24T21:36:00Z">
              <w:rPr>
                <w:lang w:val="en-US"/>
              </w:rPr>
            </w:rPrChange>
          </w:rPr>
          <w:t xml:space="preserve"> </w:t>
        </w:r>
        <w:proofErr w:type="spellStart"/>
        <w:r w:rsidRPr="00C05F24">
          <w:rPr>
            <w:rFonts w:ascii="Calibri" w:hAnsi="Calibri" w:cs="Calibri"/>
            <w:sz w:val="30"/>
            <w:szCs w:val="30"/>
            <w:lang w:val="en-US"/>
            <w:rPrChange w:id="518" w:author="Mark Warneke" w:date="2015-05-24T21:36:00Z">
              <w:rPr>
                <w:lang w:val="en-US"/>
              </w:rPr>
            </w:rPrChange>
          </w:rPr>
          <w:t>anlegen</w:t>
        </w:r>
        <w:proofErr w:type="spellEnd"/>
        <w:r w:rsidRPr="00C05F24">
          <w:rPr>
            <w:rFonts w:ascii="Calibri" w:hAnsi="Calibri" w:cs="Calibri"/>
            <w:sz w:val="30"/>
            <w:szCs w:val="30"/>
            <w:lang w:val="en-US"/>
            <w:rPrChange w:id="519" w:author="Mark Warneke" w:date="2015-05-24T21:36:00Z">
              <w:rPr>
                <w:lang w:val="en-US"/>
              </w:rPr>
            </w:rPrChange>
          </w:rPr>
          <w:t xml:space="preserve"> </w:t>
        </w:r>
        <w:proofErr w:type="spellStart"/>
        <w:r w:rsidRPr="00C05F24">
          <w:rPr>
            <w:rFonts w:ascii="Calibri" w:hAnsi="Calibri" w:cs="Calibri"/>
            <w:sz w:val="30"/>
            <w:szCs w:val="30"/>
            <w:lang w:val="en-US"/>
            <w:rPrChange w:id="520" w:author="Mark Warneke" w:date="2015-05-24T21:36:00Z">
              <w:rPr>
                <w:lang w:val="en-US"/>
              </w:rPr>
            </w:rPrChange>
          </w:rPr>
          <w:t>können</w:t>
        </w:r>
        <w:proofErr w:type="spellEnd"/>
      </w:ins>
    </w:p>
    <w:p w14:paraId="7570652B" w14:textId="77777777" w:rsidR="004E6CD8" w:rsidRPr="00C05F24" w:rsidRDefault="004E6CD8">
      <w:pPr>
        <w:pStyle w:val="ListParagraph"/>
        <w:widowControl w:val="0"/>
        <w:numPr>
          <w:ilvl w:val="0"/>
          <w:numId w:val="17"/>
        </w:numPr>
        <w:autoSpaceDE w:val="0"/>
        <w:autoSpaceDN w:val="0"/>
        <w:adjustRightInd w:val="0"/>
        <w:spacing w:before="0"/>
        <w:jc w:val="left"/>
        <w:rPr>
          <w:ins w:id="521" w:author="Mark Warneke" w:date="2015-05-24T21:34:00Z"/>
          <w:rFonts w:ascii="Calibri" w:hAnsi="Calibri" w:cs="Calibri"/>
          <w:sz w:val="30"/>
          <w:szCs w:val="30"/>
          <w:lang w:val="en-US"/>
          <w:rPrChange w:id="522" w:author="Mark Warneke" w:date="2015-05-24T21:36:00Z">
            <w:rPr>
              <w:ins w:id="523" w:author="Mark Warneke" w:date="2015-05-24T21:34:00Z"/>
              <w:lang w:val="en-US"/>
            </w:rPr>
          </w:rPrChange>
        </w:rPr>
        <w:pPrChange w:id="524" w:author="Mark Warneke" w:date="2015-05-24T21:36:00Z">
          <w:pPr>
            <w:widowControl w:val="0"/>
            <w:autoSpaceDE w:val="0"/>
            <w:autoSpaceDN w:val="0"/>
            <w:adjustRightInd w:val="0"/>
            <w:spacing w:before="0"/>
            <w:jc w:val="left"/>
          </w:pPr>
        </w:pPrChange>
      </w:pPr>
      <w:proofErr w:type="spellStart"/>
      <w:ins w:id="525" w:author="Mark Warneke" w:date="2015-05-24T21:34:00Z">
        <w:r w:rsidRPr="00C05F24">
          <w:rPr>
            <w:rFonts w:ascii="Calibri" w:hAnsi="Calibri" w:cs="Calibri"/>
            <w:sz w:val="30"/>
            <w:szCs w:val="30"/>
            <w:lang w:val="en-US"/>
            <w:rPrChange w:id="526" w:author="Mark Warneke" w:date="2015-05-24T21:36:00Z">
              <w:rPr>
                <w:lang w:val="en-US"/>
              </w:rPr>
            </w:rPrChange>
          </w:rPr>
          <w:t>Ein</w:t>
        </w:r>
        <w:proofErr w:type="spellEnd"/>
        <w:r w:rsidRPr="00C05F24">
          <w:rPr>
            <w:rFonts w:ascii="Calibri" w:hAnsi="Calibri" w:cs="Calibri"/>
            <w:sz w:val="30"/>
            <w:szCs w:val="30"/>
            <w:lang w:val="en-US"/>
            <w:rPrChange w:id="527" w:author="Mark Warneke" w:date="2015-05-24T21:36:00Z">
              <w:rPr>
                <w:lang w:val="en-US"/>
              </w:rPr>
            </w:rPrChange>
          </w:rPr>
          <w:t xml:space="preserve"> User </w:t>
        </w:r>
        <w:proofErr w:type="spellStart"/>
        <w:r w:rsidRPr="00C05F24">
          <w:rPr>
            <w:rFonts w:ascii="Calibri" w:hAnsi="Calibri" w:cs="Calibri"/>
            <w:sz w:val="30"/>
            <w:szCs w:val="30"/>
            <w:lang w:val="en-US"/>
            <w:rPrChange w:id="528" w:author="Mark Warneke" w:date="2015-05-24T21:36:00Z">
              <w:rPr>
                <w:lang w:val="en-US"/>
              </w:rPr>
            </w:rPrChange>
          </w:rPr>
          <w:t>soll</w:t>
        </w:r>
        <w:proofErr w:type="spellEnd"/>
        <w:r w:rsidRPr="00C05F24">
          <w:rPr>
            <w:rFonts w:ascii="Calibri" w:hAnsi="Calibri" w:cs="Calibri"/>
            <w:sz w:val="30"/>
            <w:szCs w:val="30"/>
            <w:lang w:val="en-US"/>
            <w:rPrChange w:id="529" w:author="Mark Warneke" w:date="2015-05-24T21:36:00Z">
              <w:rPr>
                <w:lang w:val="en-US"/>
              </w:rPr>
            </w:rPrChange>
          </w:rPr>
          <w:t xml:space="preserve"> </w:t>
        </w:r>
        <w:proofErr w:type="spellStart"/>
        <w:r w:rsidRPr="00C05F24">
          <w:rPr>
            <w:rFonts w:ascii="Calibri" w:hAnsi="Calibri" w:cs="Calibri"/>
            <w:sz w:val="30"/>
            <w:szCs w:val="30"/>
            <w:lang w:val="en-US"/>
            <w:rPrChange w:id="530" w:author="Mark Warneke" w:date="2015-05-24T21:36:00Z">
              <w:rPr>
                <w:lang w:val="en-US"/>
              </w:rPr>
            </w:rPrChange>
          </w:rPr>
          <w:t>verschiedene</w:t>
        </w:r>
        <w:proofErr w:type="spellEnd"/>
        <w:r w:rsidRPr="00C05F24">
          <w:rPr>
            <w:rFonts w:ascii="Calibri" w:hAnsi="Calibri" w:cs="Calibri"/>
            <w:sz w:val="30"/>
            <w:szCs w:val="30"/>
            <w:lang w:val="en-US"/>
            <w:rPrChange w:id="531" w:author="Mark Warneke" w:date="2015-05-24T21:36:00Z">
              <w:rPr>
                <w:lang w:val="en-US"/>
              </w:rPr>
            </w:rPrChange>
          </w:rPr>
          <w:t xml:space="preserve"> </w:t>
        </w:r>
        <w:proofErr w:type="spellStart"/>
        <w:r w:rsidRPr="00C05F24">
          <w:rPr>
            <w:rFonts w:ascii="Calibri" w:hAnsi="Calibri" w:cs="Calibri"/>
            <w:sz w:val="30"/>
            <w:szCs w:val="30"/>
            <w:lang w:val="en-US"/>
            <w:rPrChange w:id="532" w:author="Mark Warneke" w:date="2015-05-24T21:36:00Z">
              <w:rPr>
                <w:lang w:val="en-US"/>
              </w:rPr>
            </w:rPrChange>
          </w:rPr>
          <w:t>Konten</w:t>
        </w:r>
        <w:proofErr w:type="spellEnd"/>
        <w:r w:rsidRPr="00C05F24">
          <w:rPr>
            <w:rFonts w:ascii="Calibri" w:hAnsi="Calibri" w:cs="Calibri"/>
            <w:sz w:val="30"/>
            <w:szCs w:val="30"/>
            <w:lang w:val="en-US"/>
            <w:rPrChange w:id="533" w:author="Mark Warneke" w:date="2015-05-24T21:36:00Z">
              <w:rPr>
                <w:lang w:val="en-US"/>
              </w:rPr>
            </w:rPrChange>
          </w:rPr>
          <w:t xml:space="preserve"> </w:t>
        </w:r>
        <w:proofErr w:type="spellStart"/>
        <w:r w:rsidRPr="00C05F24">
          <w:rPr>
            <w:rFonts w:ascii="Calibri" w:hAnsi="Calibri" w:cs="Calibri"/>
            <w:sz w:val="30"/>
            <w:szCs w:val="30"/>
            <w:lang w:val="en-US"/>
            <w:rPrChange w:id="534" w:author="Mark Warneke" w:date="2015-05-24T21:36:00Z">
              <w:rPr>
                <w:lang w:val="en-US"/>
              </w:rPr>
            </w:rPrChange>
          </w:rPr>
          <w:t>anlegen</w:t>
        </w:r>
        <w:proofErr w:type="spellEnd"/>
        <w:r w:rsidRPr="00C05F24">
          <w:rPr>
            <w:rFonts w:ascii="Calibri" w:hAnsi="Calibri" w:cs="Calibri"/>
            <w:sz w:val="30"/>
            <w:szCs w:val="30"/>
            <w:lang w:val="en-US"/>
            <w:rPrChange w:id="535" w:author="Mark Warneke" w:date="2015-05-24T21:36:00Z">
              <w:rPr>
                <w:lang w:val="en-US"/>
              </w:rPr>
            </w:rPrChange>
          </w:rPr>
          <w:t xml:space="preserve"> </w:t>
        </w:r>
        <w:proofErr w:type="spellStart"/>
        <w:r w:rsidRPr="00C05F24">
          <w:rPr>
            <w:rFonts w:ascii="Calibri" w:hAnsi="Calibri" w:cs="Calibri"/>
            <w:sz w:val="30"/>
            <w:szCs w:val="30"/>
            <w:lang w:val="en-US"/>
            <w:rPrChange w:id="536" w:author="Mark Warneke" w:date="2015-05-24T21:36:00Z">
              <w:rPr>
                <w:lang w:val="en-US"/>
              </w:rPr>
            </w:rPrChange>
          </w:rPr>
          <w:t>können</w:t>
        </w:r>
        <w:proofErr w:type="spellEnd"/>
      </w:ins>
    </w:p>
    <w:p w14:paraId="1C38E431" w14:textId="65F4B0CA" w:rsidR="00286C99" w:rsidRPr="0046676F" w:rsidRDefault="004E6CD8">
      <w:pPr>
        <w:pStyle w:val="ListParagraph"/>
        <w:numPr>
          <w:ilvl w:val="0"/>
          <w:numId w:val="17"/>
        </w:numPr>
        <w:spacing w:before="56" w:after="113"/>
        <w:rPr>
          <w:ins w:id="537" w:author="Mark Warneke" w:date="2015-05-25T12:57:00Z"/>
          <w:rFonts w:cs="Arial"/>
          <w:sz w:val="20"/>
          <w:rPrChange w:id="538" w:author="Mark Warneke" w:date="2015-05-25T12:57:00Z">
            <w:rPr>
              <w:ins w:id="539" w:author="Mark Warneke" w:date="2015-05-25T12:57:00Z"/>
              <w:rFonts w:ascii="Calibri" w:hAnsi="Calibri" w:cs="Calibri"/>
              <w:sz w:val="30"/>
              <w:szCs w:val="30"/>
              <w:lang w:val="en-US"/>
            </w:rPr>
          </w:rPrChange>
        </w:rPr>
        <w:pPrChange w:id="540" w:author="Mark Warneke" w:date="2015-05-24T21:36:00Z">
          <w:pPr>
            <w:spacing w:before="56" w:after="113"/>
          </w:pPr>
        </w:pPrChange>
      </w:pPr>
      <w:proofErr w:type="spellStart"/>
      <w:ins w:id="541" w:author="Mark Warneke" w:date="2015-05-24T21:34:00Z">
        <w:r w:rsidRPr="00C05F24">
          <w:rPr>
            <w:rFonts w:ascii="Calibri" w:hAnsi="Calibri" w:cs="Calibri"/>
            <w:sz w:val="30"/>
            <w:szCs w:val="30"/>
            <w:lang w:val="en-US"/>
            <w:rPrChange w:id="542" w:author="Mark Warneke" w:date="2015-05-24T21:36:00Z">
              <w:rPr>
                <w:lang w:val="en-US"/>
              </w:rPr>
            </w:rPrChange>
          </w:rPr>
          <w:t>Ein</w:t>
        </w:r>
        <w:proofErr w:type="spellEnd"/>
        <w:r w:rsidRPr="00C05F24">
          <w:rPr>
            <w:rFonts w:ascii="Calibri" w:hAnsi="Calibri" w:cs="Calibri"/>
            <w:sz w:val="30"/>
            <w:szCs w:val="30"/>
            <w:lang w:val="en-US"/>
            <w:rPrChange w:id="543" w:author="Mark Warneke" w:date="2015-05-24T21:36:00Z">
              <w:rPr>
                <w:lang w:val="en-US"/>
              </w:rPr>
            </w:rPrChange>
          </w:rPr>
          <w:t xml:space="preserve"> User </w:t>
        </w:r>
        <w:proofErr w:type="spellStart"/>
        <w:r w:rsidRPr="00C05F24">
          <w:rPr>
            <w:rFonts w:ascii="Calibri" w:hAnsi="Calibri" w:cs="Calibri"/>
            <w:sz w:val="30"/>
            <w:szCs w:val="30"/>
            <w:lang w:val="en-US"/>
            <w:rPrChange w:id="544" w:author="Mark Warneke" w:date="2015-05-24T21:36:00Z">
              <w:rPr>
                <w:lang w:val="en-US"/>
              </w:rPr>
            </w:rPrChange>
          </w:rPr>
          <w:t>soll</w:t>
        </w:r>
        <w:proofErr w:type="spellEnd"/>
        <w:r w:rsidRPr="00C05F24">
          <w:rPr>
            <w:rFonts w:ascii="Calibri" w:hAnsi="Calibri" w:cs="Calibri"/>
            <w:sz w:val="30"/>
            <w:szCs w:val="30"/>
            <w:lang w:val="en-US"/>
            <w:rPrChange w:id="545" w:author="Mark Warneke" w:date="2015-05-24T21:36:00Z">
              <w:rPr>
                <w:lang w:val="en-US"/>
              </w:rPr>
            </w:rPrChange>
          </w:rPr>
          <w:t xml:space="preserve"> </w:t>
        </w:r>
        <w:proofErr w:type="spellStart"/>
        <w:r w:rsidRPr="00C05F24">
          <w:rPr>
            <w:rFonts w:ascii="Calibri" w:hAnsi="Calibri" w:cs="Calibri"/>
            <w:sz w:val="30"/>
            <w:szCs w:val="30"/>
            <w:lang w:val="en-US"/>
            <w:rPrChange w:id="546" w:author="Mark Warneke" w:date="2015-05-24T21:36:00Z">
              <w:rPr>
                <w:lang w:val="en-US"/>
              </w:rPr>
            </w:rPrChange>
          </w:rPr>
          <w:t>Prognosen</w:t>
        </w:r>
        <w:proofErr w:type="spellEnd"/>
        <w:r w:rsidRPr="00C05F24">
          <w:rPr>
            <w:rFonts w:ascii="Calibri" w:hAnsi="Calibri" w:cs="Calibri"/>
            <w:sz w:val="30"/>
            <w:szCs w:val="30"/>
            <w:lang w:val="en-US"/>
            <w:rPrChange w:id="547" w:author="Mark Warneke" w:date="2015-05-24T21:36:00Z">
              <w:rPr>
                <w:lang w:val="en-US"/>
              </w:rPr>
            </w:rPrChange>
          </w:rPr>
          <w:t xml:space="preserve"> </w:t>
        </w:r>
        <w:proofErr w:type="spellStart"/>
        <w:r w:rsidRPr="00C05F24">
          <w:rPr>
            <w:rFonts w:ascii="Calibri" w:hAnsi="Calibri" w:cs="Calibri"/>
            <w:sz w:val="30"/>
            <w:szCs w:val="30"/>
            <w:lang w:val="en-US"/>
            <w:rPrChange w:id="548" w:author="Mark Warneke" w:date="2015-05-24T21:36:00Z">
              <w:rPr>
                <w:lang w:val="en-US"/>
              </w:rPr>
            </w:rPrChange>
          </w:rPr>
          <w:t>für</w:t>
        </w:r>
        <w:proofErr w:type="spellEnd"/>
        <w:r w:rsidRPr="00C05F24">
          <w:rPr>
            <w:rFonts w:ascii="Calibri" w:hAnsi="Calibri" w:cs="Calibri"/>
            <w:sz w:val="30"/>
            <w:szCs w:val="30"/>
            <w:lang w:val="en-US"/>
            <w:rPrChange w:id="549" w:author="Mark Warneke" w:date="2015-05-24T21:36:00Z">
              <w:rPr>
                <w:lang w:val="en-US"/>
              </w:rPr>
            </w:rPrChange>
          </w:rPr>
          <w:t xml:space="preserve"> die </w:t>
        </w:r>
        <w:proofErr w:type="spellStart"/>
        <w:r w:rsidRPr="00C05F24">
          <w:rPr>
            <w:rFonts w:ascii="Calibri" w:hAnsi="Calibri" w:cs="Calibri"/>
            <w:sz w:val="30"/>
            <w:szCs w:val="30"/>
            <w:lang w:val="en-US"/>
            <w:rPrChange w:id="550" w:author="Mark Warneke" w:date="2015-05-24T21:36:00Z">
              <w:rPr>
                <w:lang w:val="en-US"/>
              </w:rPr>
            </w:rPrChange>
          </w:rPr>
          <w:t>anstehenden</w:t>
        </w:r>
        <w:proofErr w:type="spellEnd"/>
        <w:r w:rsidRPr="00C05F24">
          <w:rPr>
            <w:rFonts w:ascii="Calibri" w:hAnsi="Calibri" w:cs="Calibri"/>
            <w:sz w:val="30"/>
            <w:szCs w:val="30"/>
            <w:lang w:val="en-US"/>
            <w:rPrChange w:id="551" w:author="Mark Warneke" w:date="2015-05-24T21:36:00Z">
              <w:rPr>
                <w:lang w:val="en-US"/>
              </w:rPr>
            </w:rPrChange>
          </w:rPr>
          <w:t xml:space="preserve"> </w:t>
        </w:r>
        <w:proofErr w:type="spellStart"/>
        <w:r w:rsidRPr="00C05F24">
          <w:rPr>
            <w:rFonts w:ascii="Calibri" w:hAnsi="Calibri" w:cs="Calibri"/>
            <w:sz w:val="30"/>
            <w:szCs w:val="30"/>
            <w:lang w:val="en-US"/>
            <w:rPrChange w:id="552" w:author="Mark Warneke" w:date="2015-05-24T21:36:00Z">
              <w:rPr>
                <w:lang w:val="en-US"/>
              </w:rPr>
            </w:rPrChange>
          </w:rPr>
          <w:t>Ausgaben</w:t>
        </w:r>
        <w:proofErr w:type="spellEnd"/>
        <w:r w:rsidRPr="00C05F24">
          <w:rPr>
            <w:rFonts w:ascii="Calibri" w:hAnsi="Calibri" w:cs="Calibri"/>
            <w:sz w:val="30"/>
            <w:szCs w:val="30"/>
            <w:lang w:val="en-US"/>
            <w:rPrChange w:id="553" w:author="Mark Warneke" w:date="2015-05-24T21:36:00Z">
              <w:rPr>
                <w:lang w:val="en-US"/>
              </w:rPr>
            </w:rPrChange>
          </w:rPr>
          <w:t xml:space="preserve"> </w:t>
        </w:r>
        <w:proofErr w:type="spellStart"/>
        <w:r w:rsidRPr="00C05F24">
          <w:rPr>
            <w:rFonts w:ascii="Calibri" w:hAnsi="Calibri" w:cs="Calibri"/>
            <w:sz w:val="30"/>
            <w:szCs w:val="30"/>
            <w:lang w:val="en-US"/>
            <w:rPrChange w:id="554" w:author="Mark Warneke" w:date="2015-05-24T21:36:00Z">
              <w:rPr>
                <w:lang w:val="en-US"/>
              </w:rPr>
            </w:rPrChange>
          </w:rPr>
          <w:t>einsehen</w:t>
        </w:r>
        <w:proofErr w:type="spellEnd"/>
        <w:r w:rsidRPr="00C05F24">
          <w:rPr>
            <w:rFonts w:ascii="Calibri" w:hAnsi="Calibri" w:cs="Calibri"/>
            <w:sz w:val="30"/>
            <w:szCs w:val="30"/>
            <w:lang w:val="en-US"/>
            <w:rPrChange w:id="555" w:author="Mark Warneke" w:date="2015-05-24T21:36:00Z">
              <w:rPr>
                <w:lang w:val="en-US"/>
              </w:rPr>
            </w:rPrChange>
          </w:rPr>
          <w:t xml:space="preserve"> </w:t>
        </w:r>
        <w:proofErr w:type="spellStart"/>
        <w:r w:rsidRPr="00C05F24">
          <w:rPr>
            <w:rFonts w:ascii="Calibri" w:hAnsi="Calibri" w:cs="Calibri"/>
            <w:sz w:val="30"/>
            <w:szCs w:val="30"/>
            <w:lang w:val="en-US"/>
            <w:rPrChange w:id="556" w:author="Mark Warneke" w:date="2015-05-24T21:36:00Z">
              <w:rPr>
                <w:lang w:val="en-US"/>
              </w:rPr>
            </w:rPrChange>
          </w:rPr>
          <w:t>können</w:t>
        </w:r>
      </w:ins>
      <w:proofErr w:type="spellEnd"/>
    </w:p>
    <w:p w14:paraId="6053FBA9" w14:textId="430F32E8" w:rsidR="0046676F" w:rsidRDefault="0046676F" w:rsidP="0046676F">
      <w:pPr>
        <w:spacing w:before="56" w:after="113"/>
        <w:rPr>
          <w:ins w:id="557" w:author="Mark Warneke" w:date="2015-05-25T12:57:00Z"/>
          <w:rFonts w:cs="Arial"/>
          <w:sz w:val="20"/>
        </w:rPr>
      </w:pPr>
      <w:ins w:id="558" w:author="Mark Warneke" w:date="2015-05-25T12:57:00Z">
        <w:r>
          <w:rPr>
            <w:rFonts w:cs="Arial"/>
            <w:sz w:val="20"/>
          </w:rPr>
          <w:t>Sichere Authentifizierung</w:t>
        </w:r>
      </w:ins>
    </w:p>
    <w:p w14:paraId="4B9F8DC9" w14:textId="1F913CD5" w:rsidR="0046676F" w:rsidRDefault="0046676F" w:rsidP="0046676F">
      <w:pPr>
        <w:spacing w:before="56" w:after="113"/>
        <w:rPr>
          <w:ins w:id="559" w:author="Mark Warneke" w:date="2015-05-25T12:57:00Z"/>
          <w:rFonts w:cs="Arial"/>
          <w:sz w:val="20"/>
        </w:rPr>
      </w:pPr>
      <w:proofErr w:type="spellStart"/>
      <w:ins w:id="560" w:author="Mark Warneke" w:date="2015-05-25T12:57:00Z">
        <w:r>
          <w:rPr>
            <w:rFonts w:cs="Arial"/>
            <w:sz w:val="20"/>
          </w:rPr>
          <w:t>Inituitive</w:t>
        </w:r>
        <w:proofErr w:type="spellEnd"/>
        <w:r>
          <w:rPr>
            <w:rFonts w:cs="Arial"/>
            <w:sz w:val="20"/>
          </w:rPr>
          <w:t xml:space="preserve"> Nutzbarkeit</w:t>
        </w:r>
      </w:ins>
    </w:p>
    <w:p w14:paraId="69A950E4" w14:textId="57960554" w:rsidR="0046676F" w:rsidRDefault="0046676F" w:rsidP="0046676F">
      <w:pPr>
        <w:spacing w:before="56" w:after="113"/>
        <w:rPr>
          <w:ins w:id="561" w:author="Mark Warneke" w:date="2015-05-25T12:57:00Z"/>
          <w:rFonts w:cs="Arial"/>
          <w:sz w:val="20"/>
        </w:rPr>
      </w:pPr>
      <w:ins w:id="562" w:author="Mark Warneke" w:date="2015-05-25T12:57:00Z">
        <w:r>
          <w:rPr>
            <w:rFonts w:cs="Arial"/>
            <w:sz w:val="20"/>
          </w:rPr>
          <w:t>Mobiler Betrieb möglich (Android), kein offline-Betrieb aber Robust</w:t>
        </w:r>
      </w:ins>
    </w:p>
    <w:p w14:paraId="4C4D9691" w14:textId="05FFAED5" w:rsidR="0046676F" w:rsidRPr="0046676F" w:rsidRDefault="0046676F" w:rsidP="0046676F">
      <w:pPr>
        <w:spacing w:before="56" w:after="113"/>
        <w:rPr>
          <w:ins w:id="563" w:author="Mark Warneke" w:date="2015-05-25T12:54:00Z"/>
          <w:rFonts w:cs="Arial"/>
          <w:sz w:val="20"/>
          <w:rPrChange w:id="564" w:author="Mark Warneke" w:date="2015-05-25T12:57:00Z">
            <w:rPr>
              <w:ins w:id="565" w:author="Mark Warneke" w:date="2015-05-25T12:54:00Z"/>
              <w:rFonts w:ascii="Calibri" w:hAnsi="Calibri" w:cs="Calibri"/>
              <w:sz w:val="30"/>
              <w:szCs w:val="30"/>
              <w:lang w:val="en-US"/>
            </w:rPr>
          </w:rPrChange>
        </w:rPr>
      </w:pPr>
      <w:ins w:id="566" w:author="Mark Warneke" w:date="2015-05-25T12:57:00Z">
        <w:r>
          <w:rPr>
            <w:rFonts w:cs="Arial"/>
            <w:sz w:val="20"/>
          </w:rPr>
          <w:t>Datensicherheit</w:t>
        </w:r>
      </w:ins>
    </w:p>
    <w:p w14:paraId="5E6CD3E7" w14:textId="77777777" w:rsidR="0046676F" w:rsidRPr="0046676F" w:rsidRDefault="0046676F" w:rsidP="0046676F">
      <w:pPr>
        <w:spacing w:before="56" w:after="113"/>
        <w:rPr>
          <w:ins w:id="567" w:author="Mark Warneke" w:date="2015-05-25T12:54:00Z"/>
          <w:rFonts w:cs="Arial"/>
          <w:sz w:val="20"/>
          <w:rPrChange w:id="568" w:author="Mark Warneke" w:date="2015-05-25T12:54:00Z">
            <w:rPr>
              <w:ins w:id="569" w:author="Mark Warneke" w:date="2015-05-25T12:54:00Z"/>
              <w:rFonts w:ascii="Calibri" w:hAnsi="Calibri" w:cs="Calibri"/>
              <w:sz w:val="30"/>
              <w:szCs w:val="30"/>
              <w:lang w:val="en-US"/>
            </w:rPr>
          </w:rPrChange>
        </w:rPr>
      </w:pPr>
    </w:p>
    <w:p w14:paraId="6D585F4A" w14:textId="77777777" w:rsidR="0046676F" w:rsidRPr="0046676F" w:rsidRDefault="0046676F" w:rsidP="0046676F">
      <w:pPr>
        <w:spacing w:before="56" w:after="113"/>
        <w:rPr>
          <w:ins w:id="570" w:author="Mark Warneke" w:date="2015-05-25T12:54:00Z"/>
          <w:rFonts w:cs="Arial"/>
          <w:sz w:val="20"/>
        </w:rPr>
      </w:pPr>
      <w:ins w:id="571" w:author="Mark Warneke" w:date="2015-05-25T12:54:00Z">
        <w:r w:rsidRPr="0046676F">
          <w:rPr>
            <w:rFonts w:cs="Arial"/>
            <w:sz w:val="20"/>
          </w:rPr>
          <w:lastRenderedPageBreak/>
          <w:t xml:space="preserve">Reaktionszeit, Antwortzeit, </w:t>
        </w:r>
        <w:proofErr w:type="spellStart"/>
        <w:r w:rsidRPr="0046676F">
          <w:rPr>
            <w:rFonts w:cs="Arial"/>
            <w:sz w:val="20"/>
          </w:rPr>
          <w:t>ResponseTime</w:t>
        </w:r>
        <w:proofErr w:type="spellEnd"/>
      </w:ins>
    </w:p>
    <w:p w14:paraId="724C839B" w14:textId="77777777" w:rsidR="0046676F" w:rsidRPr="0046676F" w:rsidRDefault="0046676F" w:rsidP="0046676F">
      <w:pPr>
        <w:spacing w:before="56" w:after="113"/>
        <w:rPr>
          <w:ins w:id="572" w:author="Mark Warneke" w:date="2015-05-25T12:54:00Z"/>
          <w:rFonts w:cs="Arial"/>
          <w:sz w:val="20"/>
        </w:rPr>
      </w:pPr>
      <w:ins w:id="573" w:author="Mark Warneke" w:date="2015-05-25T12:54:00Z">
        <w:r w:rsidRPr="0046676F">
          <w:rPr>
            <w:rFonts w:cs="Arial"/>
            <w:sz w:val="20"/>
          </w:rPr>
          <w:t>Ressourcenverbrauch, Speicher, Bandbreite, CPU</w:t>
        </w:r>
      </w:ins>
    </w:p>
    <w:p w14:paraId="7C61B689" w14:textId="77777777" w:rsidR="0046676F" w:rsidRPr="0046676F" w:rsidRDefault="0046676F" w:rsidP="0046676F">
      <w:pPr>
        <w:spacing w:before="56" w:after="113"/>
        <w:rPr>
          <w:ins w:id="574" w:author="Mark Warneke" w:date="2015-05-25T12:54:00Z"/>
          <w:rFonts w:cs="Arial"/>
          <w:sz w:val="20"/>
        </w:rPr>
      </w:pPr>
      <w:ins w:id="575" w:author="Mark Warneke" w:date="2015-05-25T12:54:00Z">
        <w:r w:rsidRPr="0046676F">
          <w:rPr>
            <w:rFonts w:cs="Arial"/>
            <w:sz w:val="20"/>
          </w:rPr>
          <w:t>Laufzeit für Abläufe</w:t>
        </w:r>
      </w:ins>
    </w:p>
    <w:p w14:paraId="4BA48EE5" w14:textId="77777777" w:rsidR="0046676F" w:rsidRPr="0046676F" w:rsidRDefault="0046676F" w:rsidP="0046676F">
      <w:pPr>
        <w:spacing w:before="56" w:after="113"/>
        <w:rPr>
          <w:ins w:id="576" w:author="Mark Warneke" w:date="2015-05-25T12:54:00Z"/>
          <w:rFonts w:cs="Arial"/>
          <w:sz w:val="20"/>
        </w:rPr>
      </w:pPr>
      <w:proofErr w:type="spellStart"/>
      <w:ins w:id="577" w:author="Mark Warneke" w:date="2015-05-25T12:54:00Z">
        <w:r w:rsidRPr="0046676F">
          <w:rPr>
            <w:rFonts w:cs="Arial"/>
            <w:sz w:val="20"/>
          </w:rPr>
          <w:t>Responsiveness</w:t>
        </w:r>
        <w:proofErr w:type="spellEnd"/>
        <w:r w:rsidRPr="0046676F">
          <w:rPr>
            <w:rFonts w:cs="Arial"/>
            <w:sz w:val="20"/>
          </w:rPr>
          <w:t>: Zeit bis zur 1. Reaktion (“Eieruhr”) (beim Herunterladen: eine Rückmeldung bei einer Aktion -&gt; Angenehmes Benutzergefühl)</w:t>
        </w:r>
      </w:ins>
    </w:p>
    <w:p w14:paraId="030ABB0A" w14:textId="77777777" w:rsidR="0046676F" w:rsidRPr="0046676F" w:rsidRDefault="0046676F" w:rsidP="0046676F">
      <w:pPr>
        <w:spacing w:before="56" w:after="113"/>
        <w:rPr>
          <w:ins w:id="578" w:author="Mark Warneke" w:date="2015-05-25T12:54:00Z"/>
          <w:rFonts w:cs="Arial"/>
          <w:sz w:val="20"/>
        </w:rPr>
      </w:pPr>
      <w:proofErr w:type="spellStart"/>
      <w:ins w:id="579" w:author="Mark Warneke" w:date="2015-05-25T12:54:00Z">
        <w:r w:rsidRPr="0046676F">
          <w:rPr>
            <w:rFonts w:cs="Arial"/>
            <w:sz w:val="20"/>
          </w:rPr>
          <w:t>Latency</w:t>
        </w:r>
        <w:proofErr w:type="spellEnd"/>
        <w:r w:rsidRPr="0046676F">
          <w:rPr>
            <w:rFonts w:cs="Arial"/>
            <w:sz w:val="20"/>
          </w:rPr>
          <w:t xml:space="preserve"> / Latenz (Übertragung von Client zum Server - Verlust zum Server)</w:t>
        </w:r>
      </w:ins>
    </w:p>
    <w:p w14:paraId="4DB62BEC" w14:textId="77777777" w:rsidR="0046676F" w:rsidRPr="0046676F" w:rsidRDefault="0046676F" w:rsidP="0046676F">
      <w:pPr>
        <w:spacing w:before="56" w:after="113"/>
        <w:rPr>
          <w:ins w:id="580" w:author="Mark Warneke" w:date="2015-05-25T12:54:00Z"/>
          <w:rFonts w:cs="Arial"/>
          <w:sz w:val="20"/>
        </w:rPr>
      </w:pPr>
      <w:ins w:id="581" w:author="Mark Warneke" w:date="2015-05-25T12:54:00Z">
        <w:r w:rsidRPr="0046676F">
          <w:rPr>
            <w:rFonts w:cs="Arial"/>
            <w:sz w:val="20"/>
          </w:rPr>
          <w:t xml:space="preserve">Last: (aktueller Zustand) </w:t>
        </w:r>
        <w:proofErr w:type="spellStart"/>
        <w:r w:rsidRPr="0046676F">
          <w:rPr>
            <w:rFonts w:cs="Arial"/>
            <w:sz w:val="20"/>
          </w:rPr>
          <w:t>z.B</w:t>
        </w:r>
        <w:proofErr w:type="spellEnd"/>
        <w:r w:rsidRPr="0046676F">
          <w:rPr>
            <w:rFonts w:cs="Arial"/>
            <w:sz w:val="20"/>
          </w:rPr>
          <w:t>: Anzahl Benutzer</w:t>
        </w:r>
      </w:ins>
    </w:p>
    <w:p w14:paraId="60BFECE7" w14:textId="77777777" w:rsidR="0046676F" w:rsidRPr="0046676F" w:rsidRDefault="0046676F" w:rsidP="0046676F">
      <w:pPr>
        <w:spacing w:before="56" w:after="113"/>
        <w:rPr>
          <w:ins w:id="582" w:author="Mark Warneke" w:date="2015-05-25T12:54:00Z"/>
          <w:rFonts w:cs="Arial"/>
          <w:sz w:val="20"/>
        </w:rPr>
      </w:pPr>
      <w:ins w:id="583" w:author="Mark Warneke" w:date="2015-05-25T12:54:00Z">
        <w:r w:rsidRPr="0046676F">
          <w:rPr>
            <w:rFonts w:cs="Arial"/>
            <w:sz w:val="20"/>
          </w:rPr>
          <w:t>Lastverhalten: wie ist die Entwicklung</w:t>
        </w:r>
      </w:ins>
    </w:p>
    <w:p w14:paraId="3DF0478A" w14:textId="77777777" w:rsidR="0046676F" w:rsidRPr="0046676F" w:rsidRDefault="0046676F" w:rsidP="0046676F">
      <w:pPr>
        <w:spacing w:before="56" w:after="113"/>
        <w:rPr>
          <w:ins w:id="584" w:author="Mark Warneke" w:date="2015-05-25T12:54:00Z"/>
          <w:rFonts w:cs="Arial"/>
          <w:sz w:val="20"/>
        </w:rPr>
      </w:pPr>
      <w:ins w:id="585" w:author="Mark Warneke" w:date="2015-05-25T12:54:00Z">
        <w:r w:rsidRPr="0046676F">
          <w:rPr>
            <w:rFonts w:cs="Arial"/>
            <w:sz w:val="20"/>
          </w:rPr>
          <w:t>Kapazität: (obere Grenze) max. Last</w:t>
        </w:r>
      </w:ins>
    </w:p>
    <w:p w14:paraId="22A1F294" w14:textId="45F54902" w:rsidR="0046676F" w:rsidRDefault="0046676F" w:rsidP="0046676F">
      <w:pPr>
        <w:spacing w:before="56" w:after="113"/>
        <w:rPr>
          <w:ins w:id="586" w:author="Mark Warneke" w:date="2015-05-25T12:54:00Z"/>
          <w:rFonts w:cs="Arial"/>
          <w:sz w:val="20"/>
        </w:rPr>
      </w:pPr>
      <w:ins w:id="587" w:author="Mark Warneke" w:date="2015-05-25T12:54:00Z">
        <w:r w:rsidRPr="0046676F">
          <w:rPr>
            <w:rFonts w:cs="Arial"/>
            <w:sz w:val="20"/>
          </w:rPr>
          <w:t>Skalierbarkeit</w:t>
        </w:r>
      </w:ins>
    </w:p>
    <w:p w14:paraId="77937D7D" w14:textId="77777777" w:rsidR="0046676F" w:rsidRDefault="0046676F" w:rsidP="0046676F">
      <w:pPr>
        <w:spacing w:before="56" w:after="113"/>
        <w:rPr>
          <w:ins w:id="588" w:author="Mark Warneke" w:date="2015-05-25T12:54:00Z"/>
          <w:rFonts w:cs="Arial"/>
          <w:sz w:val="20"/>
        </w:rPr>
      </w:pPr>
    </w:p>
    <w:p w14:paraId="03086739" w14:textId="77777777" w:rsidR="0046676F" w:rsidRPr="0046676F" w:rsidRDefault="0046676F" w:rsidP="0046676F">
      <w:pPr>
        <w:spacing w:before="56" w:after="113"/>
        <w:rPr>
          <w:ins w:id="589" w:author="Mark Warneke" w:date="2015-05-25T12:54:00Z"/>
          <w:rFonts w:cs="Arial"/>
          <w:sz w:val="20"/>
        </w:rPr>
      </w:pPr>
      <w:ins w:id="590" w:author="Mark Warneke" w:date="2015-05-25T12:54:00Z">
        <w:r w:rsidRPr="0046676F">
          <w:rPr>
            <w:rFonts w:cs="Arial"/>
            <w:sz w:val="20"/>
          </w:rPr>
          <w:t>Fehlerfreiheit, Korrektheit</w:t>
        </w:r>
      </w:ins>
    </w:p>
    <w:p w14:paraId="746CB8B1" w14:textId="77777777" w:rsidR="0046676F" w:rsidRPr="0046676F" w:rsidRDefault="0046676F" w:rsidP="0046676F">
      <w:pPr>
        <w:spacing w:before="56" w:after="113"/>
        <w:rPr>
          <w:ins w:id="591" w:author="Mark Warneke" w:date="2015-05-25T12:54:00Z"/>
          <w:rFonts w:cs="Arial"/>
          <w:sz w:val="20"/>
        </w:rPr>
      </w:pPr>
      <w:ins w:id="592" w:author="Mark Warneke" w:date="2015-05-25T12:54:00Z">
        <w:r w:rsidRPr="0046676F">
          <w:rPr>
            <w:rFonts w:cs="Arial"/>
            <w:sz w:val="20"/>
          </w:rPr>
          <w:t>Robustheit (Stabilität): gegenüber Fehler von extern (z.B. ungültige Eingaben)</w:t>
        </w:r>
      </w:ins>
    </w:p>
    <w:p w14:paraId="09F646FB" w14:textId="77777777" w:rsidR="0046676F" w:rsidRPr="0046676F" w:rsidRDefault="0046676F" w:rsidP="0046676F">
      <w:pPr>
        <w:spacing w:before="56" w:after="113"/>
        <w:rPr>
          <w:ins w:id="593" w:author="Mark Warneke" w:date="2015-05-25T12:54:00Z"/>
          <w:rFonts w:cs="Arial"/>
          <w:sz w:val="20"/>
        </w:rPr>
      </w:pPr>
      <w:ins w:id="594" w:author="Mark Warneke" w:date="2015-05-25T12:54:00Z">
        <w:r w:rsidRPr="0046676F">
          <w:rPr>
            <w:rFonts w:cs="Arial"/>
            <w:sz w:val="20"/>
          </w:rPr>
          <w:t>Verfügbarkeit, Ausfallsicherheit</w:t>
        </w:r>
      </w:ins>
    </w:p>
    <w:p w14:paraId="480DCC25" w14:textId="77777777" w:rsidR="0046676F" w:rsidRPr="0046676F" w:rsidRDefault="0046676F" w:rsidP="0046676F">
      <w:pPr>
        <w:spacing w:before="56" w:after="113"/>
        <w:rPr>
          <w:ins w:id="595" w:author="Mark Warneke" w:date="2015-05-25T12:54:00Z"/>
          <w:rFonts w:cs="Arial"/>
          <w:sz w:val="20"/>
        </w:rPr>
      </w:pPr>
      <w:ins w:id="596" w:author="Mark Warneke" w:date="2015-05-25T12:54:00Z">
        <w:r w:rsidRPr="0046676F">
          <w:rPr>
            <w:rFonts w:cs="Arial"/>
            <w:sz w:val="20"/>
          </w:rPr>
          <w:t>Datensicherheit, Security</w:t>
        </w:r>
      </w:ins>
    </w:p>
    <w:p w14:paraId="545D93C9" w14:textId="77777777" w:rsidR="0046676F" w:rsidRPr="0046676F" w:rsidRDefault="0046676F" w:rsidP="0046676F">
      <w:pPr>
        <w:spacing w:before="56" w:after="113"/>
        <w:rPr>
          <w:ins w:id="597" w:author="Mark Warneke" w:date="2015-05-25T12:54:00Z"/>
          <w:rFonts w:cs="Arial"/>
          <w:sz w:val="20"/>
        </w:rPr>
      </w:pPr>
      <w:proofErr w:type="spellStart"/>
      <w:ins w:id="598" w:author="Mark Warneke" w:date="2015-05-25T12:54:00Z">
        <w:r w:rsidRPr="0046676F">
          <w:rPr>
            <w:rFonts w:cs="Arial"/>
            <w:sz w:val="20"/>
          </w:rPr>
          <w:t>Safety</w:t>
        </w:r>
        <w:proofErr w:type="spellEnd"/>
      </w:ins>
    </w:p>
    <w:p w14:paraId="6AA05797" w14:textId="24FB78E3" w:rsidR="0046676F" w:rsidRDefault="0046676F" w:rsidP="0046676F">
      <w:pPr>
        <w:spacing w:before="56" w:after="113"/>
        <w:rPr>
          <w:ins w:id="599" w:author="Mark Warneke" w:date="2015-05-25T12:54:00Z"/>
          <w:rFonts w:cs="Arial"/>
          <w:sz w:val="20"/>
        </w:rPr>
      </w:pPr>
      <w:ins w:id="600" w:author="Mark Warneke" w:date="2015-05-25T12:54:00Z">
        <w:r w:rsidRPr="0046676F">
          <w:rPr>
            <w:rFonts w:cs="Arial"/>
            <w:sz w:val="20"/>
          </w:rPr>
          <w:t>Fehlertoleranz</w:t>
        </w:r>
      </w:ins>
    </w:p>
    <w:p w14:paraId="1D95E373" w14:textId="77777777" w:rsidR="0046676F" w:rsidRDefault="0046676F" w:rsidP="0046676F">
      <w:pPr>
        <w:spacing w:before="56" w:after="113"/>
        <w:rPr>
          <w:ins w:id="601" w:author="Mark Warneke" w:date="2015-05-25T12:54:00Z"/>
          <w:rFonts w:cs="Arial"/>
          <w:sz w:val="20"/>
        </w:rPr>
      </w:pPr>
    </w:p>
    <w:p w14:paraId="558BE00D" w14:textId="77777777" w:rsidR="0046676F" w:rsidRPr="0046676F" w:rsidRDefault="0046676F" w:rsidP="0046676F">
      <w:pPr>
        <w:spacing w:before="56" w:after="113"/>
        <w:rPr>
          <w:ins w:id="602" w:author="Mark Warneke" w:date="2015-05-25T12:54:00Z"/>
          <w:rFonts w:cs="Arial"/>
          <w:sz w:val="20"/>
        </w:rPr>
      </w:pPr>
      <w:proofErr w:type="spellStart"/>
      <w:ins w:id="603" w:author="Mark Warneke" w:date="2015-05-25T12:54:00Z">
        <w:r w:rsidRPr="0046676F">
          <w:rPr>
            <w:rFonts w:cs="Arial"/>
            <w:sz w:val="20"/>
          </w:rPr>
          <w:t>Codeconvention</w:t>
        </w:r>
        <w:proofErr w:type="spellEnd"/>
        <w:r w:rsidRPr="0046676F">
          <w:rPr>
            <w:rFonts w:cs="Arial"/>
            <w:sz w:val="20"/>
          </w:rPr>
          <w:t xml:space="preserve">, Kommentare, </w:t>
        </w:r>
        <w:proofErr w:type="gramStart"/>
        <w:r w:rsidRPr="0046676F">
          <w:rPr>
            <w:rFonts w:cs="Arial"/>
            <w:sz w:val="20"/>
          </w:rPr>
          <w:t>Dokumentation }</w:t>
        </w:r>
        <w:proofErr w:type="gramEnd"/>
        <w:r w:rsidRPr="0046676F">
          <w:rPr>
            <w:rFonts w:cs="Arial"/>
            <w:sz w:val="20"/>
          </w:rPr>
          <w:t xml:space="preserve"> Lesbarkeit + Nachvollziehbarkeit</w:t>
        </w:r>
      </w:ins>
    </w:p>
    <w:p w14:paraId="721F2537" w14:textId="77777777" w:rsidR="0046676F" w:rsidRPr="0046676F" w:rsidRDefault="0046676F" w:rsidP="0046676F">
      <w:pPr>
        <w:spacing w:before="56" w:after="113"/>
        <w:rPr>
          <w:ins w:id="604" w:author="Mark Warneke" w:date="2015-05-25T12:54:00Z"/>
          <w:rFonts w:cs="Arial"/>
          <w:sz w:val="20"/>
        </w:rPr>
      </w:pPr>
      <w:ins w:id="605" w:author="Mark Warneke" w:date="2015-05-25T12:54:00Z">
        <w:r w:rsidRPr="0046676F">
          <w:rPr>
            <w:rFonts w:cs="Arial"/>
            <w:sz w:val="20"/>
          </w:rPr>
          <w:t xml:space="preserve">Abhängigkeiten, Kopplung </w:t>
        </w:r>
      </w:ins>
    </w:p>
    <w:p w14:paraId="2FE3AEA9" w14:textId="77777777" w:rsidR="0046676F" w:rsidRPr="0046676F" w:rsidRDefault="0046676F" w:rsidP="0046676F">
      <w:pPr>
        <w:spacing w:before="56" w:after="113"/>
        <w:rPr>
          <w:ins w:id="606" w:author="Mark Warneke" w:date="2015-05-25T12:54:00Z"/>
          <w:rFonts w:cs="Arial"/>
          <w:sz w:val="20"/>
        </w:rPr>
      </w:pPr>
      <w:ins w:id="607" w:author="Mark Warneke" w:date="2015-05-25T12:54:00Z">
        <w:r w:rsidRPr="0046676F">
          <w:rPr>
            <w:rFonts w:cs="Arial"/>
            <w:sz w:val="20"/>
          </w:rPr>
          <w:t>Modularisierung, Kohäsion</w:t>
        </w:r>
      </w:ins>
    </w:p>
    <w:p w14:paraId="4CB050A7" w14:textId="77777777" w:rsidR="0046676F" w:rsidRPr="0046676F" w:rsidRDefault="0046676F" w:rsidP="0046676F">
      <w:pPr>
        <w:spacing w:before="56" w:after="113"/>
        <w:rPr>
          <w:ins w:id="608" w:author="Mark Warneke" w:date="2015-05-25T12:54:00Z"/>
          <w:rFonts w:cs="Arial"/>
          <w:sz w:val="20"/>
        </w:rPr>
      </w:pPr>
      <w:ins w:id="609" w:author="Mark Warneke" w:date="2015-05-25T12:54:00Z">
        <w:r w:rsidRPr="0046676F">
          <w:rPr>
            <w:rFonts w:cs="Arial"/>
            <w:sz w:val="20"/>
          </w:rPr>
          <w:t>Entwurfsmuster</w:t>
        </w:r>
      </w:ins>
    </w:p>
    <w:p w14:paraId="2312E68B" w14:textId="77777777" w:rsidR="0046676F" w:rsidRPr="0046676F" w:rsidRDefault="0046676F" w:rsidP="0046676F">
      <w:pPr>
        <w:spacing w:before="56" w:after="113"/>
        <w:rPr>
          <w:ins w:id="610" w:author="Mark Warneke" w:date="2015-05-25T12:54:00Z"/>
          <w:rFonts w:cs="Arial"/>
          <w:sz w:val="20"/>
        </w:rPr>
      </w:pPr>
      <w:ins w:id="611" w:author="Mark Warneke" w:date="2015-05-25T12:54:00Z">
        <w:r w:rsidRPr="0046676F">
          <w:rPr>
            <w:rFonts w:cs="Arial"/>
            <w:sz w:val="20"/>
          </w:rPr>
          <w:t>Erweiterbarkeit</w:t>
        </w:r>
      </w:ins>
    </w:p>
    <w:p w14:paraId="27232E1A" w14:textId="77777777" w:rsidR="0046676F" w:rsidRPr="0046676F" w:rsidRDefault="0046676F" w:rsidP="0046676F">
      <w:pPr>
        <w:spacing w:before="56" w:after="113"/>
        <w:rPr>
          <w:ins w:id="612" w:author="Mark Warneke" w:date="2015-05-25T12:54:00Z"/>
          <w:rFonts w:cs="Arial"/>
          <w:sz w:val="20"/>
        </w:rPr>
      </w:pPr>
      <w:ins w:id="613" w:author="Mark Warneke" w:date="2015-05-25T12:54:00Z">
        <w:r w:rsidRPr="0046676F">
          <w:rPr>
            <w:rFonts w:cs="Arial"/>
            <w:sz w:val="20"/>
          </w:rPr>
          <w:t>Änderbarkeit</w:t>
        </w:r>
      </w:ins>
    </w:p>
    <w:p w14:paraId="0BAC597D" w14:textId="77777777" w:rsidR="0046676F" w:rsidRPr="0046676F" w:rsidRDefault="0046676F" w:rsidP="0046676F">
      <w:pPr>
        <w:spacing w:before="56" w:after="113"/>
        <w:rPr>
          <w:ins w:id="614" w:author="Mark Warneke" w:date="2015-05-25T12:54:00Z"/>
          <w:rFonts w:cs="Arial"/>
          <w:sz w:val="20"/>
        </w:rPr>
      </w:pPr>
      <w:ins w:id="615" w:author="Mark Warneke" w:date="2015-05-25T12:54:00Z">
        <w:r w:rsidRPr="0046676F">
          <w:rPr>
            <w:rFonts w:cs="Arial"/>
            <w:sz w:val="20"/>
          </w:rPr>
          <w:t>Austauschbarkeit</w:t>
        </w:r>
      </w:ins>
    </w:p>
    <w:p w14:paraId="6DF1D32B" w14:textId="77777777" w:rsidR="0046676F" w:rsidRPr="0046676F" w:rsidRDefault="0046676F" w:rsidP="0046676F">
      <w:pPr>
        <w:spacing w:before="56" w:after="113"/>
        <w:rPr>
          <w:ins w:id="616" w:author="Mark Warneke" w:date="2015-05-25T12:54:00Z"/>
          <w:rFonts w:cs="Arial"/>
          <w:sz w:val="20"/>
        </w:rPr>
      </w:pPr>
      <w:ins w:id="617" w:author="Mark Warneke" w:date="2015-05-25T12:54:00Z">
        <w:r w:rsidRPr="0046676F">
          <w:rPr>
            <w:rFonts w:cs="Arial"/>
            <w:sz w:val="20"/>
          </w:rPr>
          <w:t>Portierbarkeit</w:t>
        </w:r>
      </w:ins>
    </w:p>
    <w:p w14:paraId="713F12C0" w14:textId="77777777" w:rsidR="0046676F" w:rsidRPr="0046676F" w:rsidRDefault="0046676F" w:rsidP="0046676F">
      <w:pPr>
        <w:spacing w:before="56" w:after="113"/>
        <w:rPr>
          <w:ins w:id="618" w:author="Mark Warneke" w:date="2015-05-25T12:54:00Z"/>
          <w:rFonts w:cs="Arial"/>
          <w:sz w:val="20"/>
        </w:rPr>
      </w:pPr>
      <w:ins w:id="619" w:author="Mark Warneke" w:date="2015-05-25T12:54:00Z">
        <w:r w:rsidRPr="0046676F">
          <w:rPr>
            <w:rFonts w:cs="Arial"/>
            <w:sz w:val="20"/>
          </w:rPr>
          <w:t>Wiederverwendbarkeit</w:t>
        </w:r>
      </w:ins>
    </w:p>
    <w:p w14:paraId="17AE4ED9" w14:textId="1BBF52F4" w:rsidR="0046676F" w:rsidRPr="0046676F" w:rsidRDefault="0046676F" w:rsidP="0046676F">
      <w:pPr>
        <w:spacing w:before="56" w:after="113"/>
        <w:rPr>
          <w:rFonts w:cs="Arial"/>
          <w:sz w:val="20"/>
          <w:rPrChange w:id="620" w:author="Mark Warneke" w:date="2015-05-25T12:54:00Z">
            <w:rPr/>
          </w:rPrChange>
        </w:rPr>
      </w:pPr>
      <w:ins w:id="621" w:author="Mark Warneke" w:date="2015-05-25T12:54:00Z">
        <w:r w:rsidRPr="0046676F">
          <w:rPr>
            <w:rFonts w:cs="Arial"/>
            <w:sz w:val="20"/>
          </w:rPr>
          <w:t>Interoperabilität</w:t>
        </w:r>
      </w:ins>
    </w:p>
    <w:p w14:paraId="4D96E7F8" w14:textId="1548510B" w:rsidR="00286C99" w:rsidRDefault="00E864AB" w:rsidP="00286C99">
      <w:pPr>
        <w:pStyle w:val="Heading2"/>
        <w:rPr>
          <w:ins w:id="622" w:author="Mark Warneke" w:date="2015-05-25T12:29:00Z"/>
        </w:rPr>
      </w:pPr>
      <w:bookmarkStart w:id="623" w:name="_Toc22396691"/>
      <w:bookmarkStart w:id="624" w:name="_Toc161293425"/>
      <w:bookmarkStart w:id="625" w:name="_Toc188159221"/>
      <w:bookmarkStart w:id="626" w:name="_Toc22396694"/>
      <w:bookmarkEnd w:id="155"/>
      <w:bookmarkEnd w:id="156"/>
      <w:r>
        <w:t>Qualitäts</w:t>
      </w:r>
      <w:r w:rsidR="00286C99" w:rsidRPr="00D62916">
        <w:t>ziele</w:t>
      </w:r>
      <w:bookmarkEnd w:id="623"/>
      <w:bookmarkEnd w:id="624"/>
      <w:bookmarkEnd w:id="625"/>
    </w:p>
    <w:tbl>
      <w:tblPr>
        <w:tblStyle w:val="TableGrid"/>
        <w:tblW w:w="0" w:type="auto"/>
        <w:tblLook w:val="04A0" w:firstRow="1" w:lastRow="0" w:firstColumn="1" w:lastColumn="0" w:noHBand="0" w:noVBand="1"/>
      </w:tblPr>
      <w:tblGrid>
        <w:gridCol w:w="3094"/>
        <w:gridCol w:w="3094"/>
        <w:gridCol w:w="3094"/>
      </w:tblGrid>
      <w:tr w:rsidR="001630D0" w14:paraId="29497BC2" w14:textId="77777777" w:rsidTr="001630D0">
        <w:trPr>
          <w:ins w:id="627" w:author="Mark Warneke" w:date="2015-05-25T12:29:00Z"/>
        </w:trPr>
        <w:tc>
          <w:tcPr>
            <w:tcW w:w="3094" w:type="dxa"/>
          </w:tcPr>
          <w:p w14:paraId="2BE80629" w14:textId="58838298" w:rsidR="001630D0" w:rsidRDefault="001630D0" w:rsidP="001630D0">
            <w:pPr>
              <w:rPr>
                <w:ins w:id="628" w:author="Mark Warneke" w:date="2015-05-25T12:29:00Z"/>
              </w:rPr>
            </w:pPr>
            <w:proofErr w:type="spellStart"/>
            <w:ins w:id="629" w:author="Mark Warneke" w:date="2015-05-25T12:29:00Z">
              <w:r>
                <w:t>Prio</w:t>
              </w:r>
              <w:proofErr w:type="spellEnd"/>
            </w:ins>
          </w:p>
        </w:tc>
        <w:tc>
          <w:tcPr>
            <w:tcW w:w="3094" w:type="dxa"/>
          </w:tcPr>
          <w:p w14:paraId="7F4123D1" w14:textId="4835E3E6" w:rsidR="001630D0" w:rsidRDefault="001630D0" w:rsidP="001630D0">
            <w:pPr>
              <w:rPr>
                <w:ins w:id="630" w:author="Mark Warneke" w:date="2015-05-25T12:29:00Z"/>
              </w:rPr>
            </w:pPr>
            <w:ins w:id="631" w:author="Mark Warneke" w:date="2015-05-25T12:29:00Z">
              <w:r>
                <w:t>Ziel</w:t>
              </w:r>
            </w:ins>
          </w:p>
        </w:tc>
        <w:tc>
          <w:tcPr>
            <w:tcW w:w="3094" w:type="dxa"/>
          </w:tcPr>
          <w:p w14:paraId="0107F4DD" w14:textId="5674D0DC" w:rsidR="001630D0" w:rsidRDefault="001630D0" w:rsidP="001630D0">
            <w:pPr>
              <w:rPr>
                <w:ins w:id="632" w:author="Mark Warneke" w:date="2015-05-25T12:29:00Z"/>
              </w:rPr>
            </w:pPr>
            <w:ins w:id="633" w:author="Mark Warneke" w:date="2015-05-25T12:29:00Z">
              <w:r>
                <w:t>Beschreibung</w:t>
              </w:r>
            </w:ins>
          </w:p>
        </w:tc>
      </w:tr>
      <w:tr w:rsidR="001630D0" w14:paraId="7CC71D26" w14:textId="77777777" w:rsidTr="001630D0">
        <w:trPr>
          <w:ins w:id="634" w:author="Mark Warneke" w:date="2015-05-25T12:29:00Z"/>
        </w:trPr>
        <w:tc>
          <w:tcPr>
            <w:tcW w:w="3094" w:type="dxa"/>
          </w:tcPr>
          <w:p w14:paraId="566B9CDA" w14:textId="7DB632E9" w:rsidR="001630D0" w:rsidRDefault="001630D0" w:rsidP="001630D0">
            <w:pPr>
              <w:rPr>
                <w:ins w:id="635" w:author="Mark Warneke" w:date="2015-05-25T12:29:00Z"/>
              </w:rPr>
            </w:pPr>
            <w:ins w:id="636" w:author="Mark Warneke" w:date="2015-05-25T12:29:00Z">
              <w:r>
                <w:t>1.</w:t>
              </w:r>
            </w:ins>
          </w:p>
        </w:tc>
        <w:tc>
          <w:tcPr>
            <w:tcW w:w="3094" w:type="dxa"/>
          </w:tcPr>
          <w:p w14:paraId="796D2EEF" w14:textId="51CC1B71" w:rsidR="001630D0" w:rsidRDefault="001630D0" w:rsidP="001630D0">
            <w:pPr>
              <w:rPr>
                <w:ins w:id="637" w:author="Mark Warneke" w:date="2015-05-25T12:29:00Z"/>
              </w:rPr>
            </w:pPr>
            <w:ins w:id="638" w:author="Mark Warneke" w:date="2015-05-25T12:30:00Z">
              <w:r>
                <w:t>Bedienbarkeit</w:t>
              </w:r>
            </w:ins>
          </w:p>
        </w:tc>
        <w:tc>
          <w:tcPr>
            <w:tcW w:w="3094" w:type="dxa"/>
          </w:tcPr>
          <w:p w14:paraId="6CAE7B8F" w14:textId="490B7B66" w:rsidR="001630D0" w:rsidRDefault="001630D0" w:rsidP="001630D0">
            <w:pPr>
              <w:rPr>
                <w:ins w:id="639" w:author="Mark Warneke" w:date="2015-05-25T12:29:00Z"/>
              </w:rPr>
            </w:pPr>
            <w:ins w:id="640" w:author="Mark Warneke" w:date="2015-05-25T12:30:00Z">
              <w:r>
                <w:t>Der Nutzer soll eine gute UX erfahren</w:t>
              </w:r>
            </w:ins>
          </w:p>
        </w:tc>
      </w:tr>
      <w:tr w:rsidR="001630D0" w14:paraId="09B04DE2" w14:textId="77777777" w:rsidTr="001630D0">
        <w:trPr>
          <w:ins w:id="641" w:author="Mark Warneke" w:date="2015-05-25T12:30:00Z"/>
        </w:trPr>
        <w:tc>
          <w:tcPr>
            <w:tcW w:w="3094" w:type="dxa"/>
          </w:tcPr>
          <w:p w14:paraId="28D0804D" w14:textId="65E16D06" w:rsidR="001630D0" w:rsidRDefault="001630D0" w:rsidP="001630D0">
            <w:pPr>
              <w:pStyle w:val="Heading1"/>
              <w:numPr>
                <w:ilvl w:val="0"/>
                <w:numId w:val="0"/>
              </w:numPr>
              <w:ind w:left="425" w:hanging="425"/>
              <w:rPr>
                <w:ins w:id="642" w:author="Mark Warneke" w:date="2015-05-25T12:30:00Z"/>
              </w:rPr>
              <w:pPrChange w:id="643" w:author="Mark Warneke" w:date="2015-05-25T12:30:00Z">
                <w:pPr/>
              </w:pPrChange>
            </w:pPr>
            <w:ins w:id="644" w:author="Mark Warneke" w:date="2015-05-25T12:30:00Z">
              <w:r>
                <w:lastRenderedPageBreak/>
                <w:t>2.</w:t>
              </w:r>
            </w:ins>
          </w:p>
        </w:tc>
        <w:tc>
          <w:tcPr>
            <w:tcW w:w="3094" w:type="dxa"/>
          </w:tcPr>
          <w:p w14:paraId="61D6CD68" w14:textId="08EE80B0" w:rsidR="001630D0" w:rsidRDefault="001630D0" w:rsidP="001630D0">
            <w:pPr>
              <w:rPr>
                <w:ins w:id="645" w:author="Mark Warneke" w:date="2015-05-25T12:30:00Z"/>
              </w:rPr>
            </w:pPr>
            <w:ins w:id="646" w:author="Mark Warneke" w:date="2015-05-25T12:30:00Z">
              <w:r>
                <w:t>Änderbarkeit</w:t>
              </w:r>
            </w:ins>
          </w:p>
        </w:tc>
        <w:tc>
          <w:tcPr>
            <w:tcW w:w="3094" w:type="dxa"/>
          </w:tcPr>
          <w:p w14:paraId="0892FAE8" w14:textId="40CB869A" w:rsidR="001630D0" w:rsidRDefault="001630D0" w:rsidP="001630D0">
            <w:pPr>
              <w:rPr>
                <w:ins w:id="647" w:author="Mark Warneke" w:date="2015-05-25T12:30:00Z"/>
              </w:rPr>
            </w:pPr>
            <w:ins w:id="648" w:author="Mark Warneke" w:date="2015-05-25T12:30:00Z">
              <w:r>
                <w:t xml:space="preserve">Die Umgebung soll </w:t>
              </w:r>
              <w:proofErr w:type="spellStart"/>
              <w:r>
                <w:t>flexibl</w:t>
              </w:r>
              <w:proofErr w:type="spellEnd"/>
              <w:r>
                <w:t xml:space="preserve"> auf Änderungen und Anpassungen von Stakeholdern</w:t>
              </w:r>
            </w:ins>
          </w:p>
        </w:tc>
      </w:tr>
      <w:tr w:rsidR="001630D0" w14:paraId="08A87941" w14:textId="77777777" w:rsidTr="001630D0">
        <w:trPr>
          <w:ins w:id="649" w:author="Mark Warneke" w:date="2015-05-25T12:30:00Z"/>
        </w:trPr>
        <w:tc>
          <w:tcPr>
            <w:tcW w:w="3094" w:type="dxa"/>
          </w:tcPr>
          <w:p w14:paraId="13A77224" w14:textId="42406AA9" w:rsidR="001630D0" w:rsidRDefault="001630D0" w:rsidP="001630D0">
            <w:pPr>
              <w:pStyle w:val="Heading1"/>
              <w:numPr>
                <w:ilvl w:val="0"/>
                <w:numId w:val="0"/>
              </w:numPr>
              <w:ind w:left="425" w:hanging="425"/>
              <w:outlineLvl w:val="0"/>
              <w:rPr>
                <w:ins w:id="650" w:author="Mark Warneke" w:date="2015-05-25T12:30:00Z"/>
              </w:rPr>
            </w:pPr>
            <w:ins w:id="651" w:author="Mark Warneke" w:date="2015-05-25T12:30:00Z">
              <w:r>
                <w:t>3.</w:t>
              </w:r>
            </w:ins>
          </w:p>
        </w:tc>
        <w:tc>
          <w:tcPr>
            <w:tcW w:w="3094" w:type="dxa"/>
          </w:tcPr>
          <w:p w14:paraId="19D29524" w14:textId="3C48AA24" w:rsidR="001630D0" w:rsidRDefault="001630D0" w:rsidP="001630D0">
            <w:pPr>
              <w:rPr>
                <w:ins w:id="652" w:author="Mark Warneke" w:date="2015-05-25T12:30:00Z"/>
              </w:rPr>
            </w:pPr>
            <w:ins w:id="653" w:author="Mark Warneke" w:date="2015-05-25T12:30:00Z">
              <w:r>
                <w:t>Performanz</w:t>
              </w:r>
            </w:ins>
          </w:p>
        </w:tc>
        <w:tc>
          <w:tcPr>
            <w:tcW w:w="3094" w:type="dxa"/>
          </w:tcPr>
          <w:p w14:paraId="3EB0332F" w14:textId="35B3C743" w:rsidR="001630D0" w:rsidRDefault="001630D0" w:rsidP="001630D0">
            <w:pPr>
              <w:rPr>
                <w:ins w:id="654" w:author="Mark Warneke" w:date="2015-05-25T12:30:00Z"/>
              </w:rPr>
            </w:pPr>
            <w:ins w:id="655" w:author="Mark Warneke" w:date="2015-05-25T12:30:00Z">
              <w:r>
                <w:t xml:space="preserve">Die Anwendung </w:t>
              </w:r>
              <w:proofErr w:type="gramStart"/>
              <w:r>
                <w:t xml:space="preserve">soll  </w:t>
              </w:r>
            </w:ins>
            <w:ins w:id="656" w:author="Mark Warneke" w:date="2015-05-25T12:31:00Z">
              <w:r>
                <w:t>eine</w:t>
              </w:r>
              <w:proofErr w:type="gramEnd"/>
              <w:r>
                <w:t xml:space="preserve"> zufriedenstellende Antwortzeit bieten um den Nutzern eine angenehme Bedienung zu ermöglichen</w:t>
              </w:r>
            </w:ins>
          </w:p>
        </w:tc>
      </w:tr>
    </w:tbl>
    <w:p w14:paraId="0BE7C02C" w14:textId="77777777" w:rsidR="001630D0" w:rsidRPr="001630D0" w:rsidRDefault="001630D0" w:rsidP="001630D0">
      <w:pPr>
        <w:pPrChange w:id="657" w:author="Mark Warneke" w:date="2015-05-25T12:29:00Z">
          <w:pPr>
            <w:pStyle w:val="Heading2"/>
          </w:pPr>
        </w:pPrChange>
      </w:pPr>
    </w:p>
    <w:p w14:paraId="314DE977" w14:textId="1D55D122" w:rsidR="00286C99" w:rsidRPr="001A61DE" w:rsidRDefault="00286C99" w:rsidP="00286C99">
      <w:pPr>
        <w:pStyle w:val="Erluterungstext"/>
      </w:pPr>
      <w:bookmarkStart w:id="658" w:name="OLE_LINK44"/>
      <w:bookmarkStart w:id="659" w:name="OLE_LINK45"/>
      <w:r w:rsidRPr="001A61DE">
        <w:t xml:space="preserve">(engl.: </w:t>
      </w:r>
      <w:r w:rsidR="00E864AB">
        <w:t xml:space="preserve">Quality </w:t>
      </w:r>
      <w:r w:rsidRPr="001A61DE">
        <w:t>Goals)</w:t>
      </w:r>
    </w:p>
    <w:p w14:paraId="150241F1" w14:textId="77777777" w:rsidR="00286C99" w:rsidRPr="00D62916" w:rsidRDefault="00286C99" w:rsidP="00286C99">
      <w:pPr>
        <w:pStyle w:val="Erluterungberschrift"/>
      </w:pPr>
      <w:r w:rsidRPr="00D62916">
        <w:t>Inhalt:</w:t>
      </w:r>
    </w:p>
    <w:p w14:paraId="12A86783" w14:textId="3E441B27" w:rsidR="00286C99" w:rsidRPr="00D62916" w:rsidRDefault="00286C99" w:rsidP="00286C99">
      <w:pPr>
        <w:pStyle w:val="Erluterungstext"/>
      </w:pPr>
      <w:r w:rsidRPr="00D62916">
        <w:t>Die Hitparade (Top-</w:t>
      </w:r>
      <w:r w:rsidR="00E864AB">
        <w:t>3 bis Top-5</w:t>
      </w:r>
      <w:r w:rsidRPr="00D62916">
        <w:t xml:space="preserve">) der </w:t>
      </w:r>
      <w:r w:rsidR="00E864AB">
        <w:t>Qualitäts</w:t>
      </w:r>
      <w:r w:rsidRPr="00D62916">
        <w:t>ziele</w:t>
      </w:r>
      <w:r w:rsidR="00E864AB">
        <w:t xml:space="preserve"> für die Architektur</w:t>
      </w:r>
      <w:r w:rsidRPr="00D62916">
        <w:t xml:space="preserve"> und/oder Randbedingungen, deren Erfüllung oder Einhaltung den maßgeblichen Stakeholdern besonders wichtig sind. </w:t>
      </w:r>
    </w:p>
    <w:p w14:paraId="6197BF77" w14:textId="0D1A4AB6" w:rsidR="00286C99" w:rsidRPr="00D62916" w:rsidRDefault="00286C99" w:rsidP="00286C99">
      <w:pPr>
        <w:pStyle w:val="Erluterungstext"/>
      </w:pPr>
      <w:r w:rsidRPr="00D62916">
        <w:t xml:space="preserve">Gemeint sind hier wirklich </w:t>
      </w:r>
      <w:r w:rsidR="00E864AB">
        <w:t>Qualitäts</w:t>
      </w:r>
      <w:r w:rsidRPr="00D62916">
        <w:t xml:space="preserve">ziele, </w:t>
      </w:r>
      <w:r w:rsidR="00E864AB">
        <w:t xml:space="preserve">die </w:t>
      </w:r>
      <w:r w:rsidRPr="00D62916">
        <w:t xml:space="preserve">nicht </w:t>
      </w:r>
      <w:r w:rsidR="00E864AB">
        <w:t>unbedingt mit den</w:t>
      </w:r>
      <w:r w:rsidRPr="00D62916">
        <w:t xml:space="preserve"> Ziele</w:t>
      </w:r>
      <w:r w:rsidR="00E864AB">
        <w:t>n</w:t>
      </w:r>
      <w:r w:rsidRPr="00D62916">
        <w:t xml:space="preserve"> des Projekts</w:t>
      </w:r>
      <w:r w:rsidR="00E864AB">
        <w:t xml:space="preserve"> übereinstimmen</w:t>
      </w:r>
      <w:r w:rsidRPr="00D62916">
        <w:t>. Beachten Sie den Unterschied.</w:t>
      </w:r>
    </w:p>
    <w:p w14:paraId="15991EE3" w14:textId="389A6F2E" w:rsidR="00286C99" w:rsidRPr="00D62916" w:rsidRDefault="00E864AB" w:rsidP="00286C99">
      <w:pPr>
        <w:pStyle w:val="Erluterungstext"/>
      </w:pPr>
      <w:r>
        <w:t xml:space="preserve">Als </w:t>
      </w:r>
      <w:r w:rsidR="00286C99" w:rsidRPr="00D62916">
        <w:t xml:space="preserve">Qualitätsziele </w:t>
      </w:r>
      <w:r>
        <w:t>findet man in der Praxis oft</w:t>
      </w:r>
      <w:r w:rsidR="00286C99" w:rsidRPr="00D62916">
        <w:t>:</w:t>
      </w:r>
    </w:p>
    <w:p w14:paraId="2E429819" w14:textId="77777777" w:rsidR="00286C99" w:rsidRPr="00D62916" w:rsidRDefault="00286C99" w:rsidP="00286C99">
      <w:pPr>
        <w:pStyle w:val="ErluterungstextBullets"/>
      </w:pPr>
      <w:r w:rsidRPr="00D62916">
        <w:t>Verfügbarkeit (availability)</w:t>
      </w:r>
    </w:p>
    <w:p w14:paraId="4BD1C24F" w14:textId="77777777" w:rsidR="00286C99" w:rsidRPr="00D62916" w:rsidRDefault="00286C99" w:rsidP="00286C99">
      <w:pPr>
        <w:pStyle w:val="ErluterungstextBullets"/>
      </w:pPr>
      <w:r w:rsidRPr="00D62916">
        <w:t>Änderbarkeit (modifiability)</w:t>
      </w:r>
    </w:p>
    <w:p w14:paraId="491838A0" w14:textId="77777777" w:rsidR="00286C99" w:rsidRPr="00D62916" w:rsidRDefault="00286C99" w:rsidP="00286C99">
      <w:pPr>
        <w:pStyle w:val="ErluterungstextBullets"/>
      </w:pPr>
      <w:r w:rsidRPr="00D62916">
        <w:t>Performanz (performance)</w:t>
      </w:r>
    </w:p>
    <w:p w14:paraId="4141297E" w14:textId="77777777" w:rsidR="00286C99" w:rsidRPr="00D62916" w:rsidRDefault="00286C99" w:rsidP="00286C99">
      <w:pPr>
        <w:pStyle w:val="ErluterungstextBullets"/>
      </w:pPr>
      <w:r w:rsidRPr="00D62916">
        <w:t>Sicherheit (security)</w:t>
      </w:r>
    </w:p>
    <w:p w14:paraId="7BE198AB" w14:textId="77777777" w:rsidR="00286C99" w:rsidRPr="00D62916" w:rsidRDefault="00286C99" w:rsidP="00286C99">
      <w:pPr>
        <w:pStyle w:val="ErluterungstextBullets"/>
      </w:pPr>
      <w:r w:rsidRPr="00D62916">
        <w:t>Testbarkeit (testability)</w:t>
      </w:r>
    </w:p>
    <w:p w14:paraId="18AAC66B" w14:textId="77777777" w:rsidR="00286C99" w:rsidRPr="00D62916" w:rsidRDefault="00286C99" w:rsidP="00286C99">
      <w:pPr>
        <w:pStyle w:val="ErluterungstextBullets"/>
      </w:pPr>
      <w:r w:rsidRPr="00D62916">
        <w:t>Bedienbarkeit (usability)</w:t>
      </w:r>
    </w:p>
    <w:p w14:paraId="6A8AB8BB" w14:textId="77777777" w:rsidR="00286C99" w:rsidRPr="00D62916" w:rsidRDefault="00286C99" w:rsidP="00286C99">
      <w:pPr>
        <w:pStyle w:val="Erluterungberschrift"/>
      </w:pPr>
      <w:r w:rsidRPr="00D62916">
        <w:t>Motivation:</w:t>
      </w:r>
    </w:p>
    <w:p w14:paraId="66DDD12C" w14:textId="77777777" w:rsidR="00286C99" w:rsidRPr="00D62916" w:rsidRDefault="00286C99" w:rsidP="00286C99">
      <w:pPr>
        <w:pStyle w:val="Erluterungstext"/>
      </w:pPr>
      <w:r w:rsidRPr="00D62916">
        <w:t>Wenn Sie als Architekt nicht wissen, woran Ihre Arbeit gemessen wird, ....</w:t>
      </w:r>
    </w:p>
    <w:p w14:paraId="66AE6CC2" w14:textId="77777777" w:rsidR="00286C99" w:rsidRPr="00D62916" w:rsidRDefault="00286C99" w:rsidP="00286C99">
      <w:pPr>
        <w:pStyle w:val="Erluterungberschrift"/>
      </w:pPr>
      <w:r w:rsidRPr="00D62916">
        <w:t>Form:</w:t>
      </w:r>
    </w:p>
    <w:p w14:paraId="4C8F3E45" w14:textId="77777777" w:rsidR="00286C99" w:rsidRPr="00D62916" w:rsidRDefault="00286C99" w:rsidP="00286C99">
      <w:pPr>
        <w:pStyle w:val="Erluterungstext"/>
      </w:pPr>
      <w:r w:rsidRPr="00D62916">
        <w:t>Einfache tabellarische Darstellung, geordnet nach Prioritäten</w:t>
      </w:r>
    </w:p>
    <w:p w14:paraId="2E54B735" w14:textId="77777777" w:rsidR="00286C99" w:rsidRPr="00D62916" w:rsidRDefault="00286C99" w:rsidP="00286C99">
      <w:pPr>
        <w:pStyle w:val="Erluterungberschrift"/>
      </w:pPr>
      <w:r w:rsidRPr="00D62916">
        <w:t>Hintergrund:</w:t>
      </w:r>
    </w:p>
    <w:p w14:paraId="03053371" w14:textId="77777777" w:rsidR="00286C99" w:rsidRPr="00D62916" w:rsidRDefault="00286C99" w:rsidP="00286C99">
      <w:pPr>
        <w:pStyle w:val="Erluterungstext"/>
      </w:pPr>
      <w:r w:rsidRPr="00D62916">
        <w:t>Beginnen Sie NIEMALS mit einer Architekturentwicklung, wenn diese Ziele nicht schriftlich festgelegt und von den maßgeblichen Stakeholdern akzeptiert sind.</w:t>
      </w:r>
    </w:p>
    <w:tbl>
      <w:tblPr>
        <w:tblW w:w="0" w:type="auto"/>
        <w:tblInd w:w="90" w:type="dxa"/>
        <w:tblLayout w:type="fixed"/>
        <w:tblCellMar>
          <w:left w:w="90" w:type="dxa"/>
          <w:right w:w="90" w:type="dxa"/>
        </w:tblCellMar>
        <w:tblLook w:val="0000" w:firstRow="0" w:lastRow="0" w:firstColumn="0" w:lastColumn="0" w:noHBand="0" w:noVBand="0"/>
      </w:tblPr>
      <w:tblGrid>
        <w:gridCol w:w="8064"/>
      </w:tblGrid>
      <w:tr w:rsidR="00286C99" w:rsidRPr="006E46B5" w14:paraId="1B234EF3" w14:textId="77777777">
        <w:trPr>
          <w:hidden/>
        </w:trPr>
        <w:tc>
          <w:tcPr>
            <w:tcW w:w="8064" w:type="dxa"/>
            <w:tcBorders>
              <w:top w:val="single" w:sz="4" w:space="0" w:color="000000"/>
              <w:left w:val="single" w:sz="4" w:space="0" w:color="000000"/>
              <w:bottom w:val="single" w:sz="4" w:space="0" w:color="000000"/>
              <w:right w:val="single" w:sz="4" w:space="0" w:color="000000"/>
            </w:tcBorders>
            <w:shd w:val="clear" w:color="auto" w:fill="99CCFF"/>
          </w:tcPr>
          <w:p w14:paraId="79931897" w14:textId="0FB2F433" w:rsidR="00286C99" w:rsidRPr="006E46B5" w:rsidRDefault="00286C99" w:rsidP="00286C99">
            <w:pPr>
              <w:rPr>
                <w:vanish/>
                <w:szCs w:val="22"/>
              </w:rPr>
            </w:pPr>
            <w:bookmarkStart w:id="660" w:name="OLE_LINK51"/>
            <w:bookmarkStart w:id="661" w:name="OLE_LINK52"/>
            <w:bookmarkEnd w:id="658"/>
            <w:bookmarkEnd w:id="659"/>
            <w:r w:rsidRPr="006E46B5">
              <w:rPr>
                <w:vanish/>
                <w:szCs w:val="22"/>
              </w:rPr>
              <w:t>Wir haben oft genug Projekt</w:t>
            </w:r>
            <w:r w:rsidR="00403FBD">
              <w:rPr>
                <w:vanish/>
                <w:szCs w:val="22"/>
              </w:rPr>
              <w:t>e</w:t>
            </w:r>
            <w:r w:rsidRPr="006E46B5">
              <w:rPr>
                <w:vanish/>
                <w:szCs w:val="22"/>
              </w:rPr>
              <w:t xml:space="preserve"> ohne definierte Qualitätsziele durchlitten. Wir leiden nicht gerne, daher sind wir inzwischen ziemlich überzeugt, dass sich diese paar Stunden lohnen. Sollte es in Ihrem Projekt Wochen oder Monate dauern, dann denken Sie besser rechtzeitig über berufliche Veränderungen nach :-) </w:t>
            </w:r>
            <w:r w:rsidRPr="006E46B5">
              <w:rPr>
                <w:vanish/>
                <w:szCs w:val="22"/>
              </w:rPr>
              <w:br/>
            </w:r>
            <w:bookmarkEnd w:id="660"/>
            <w:bookmarkEnd w:id="661"/>
            <w:r w:rsidRPr="006E46B5">
              <w:rPr>
                <w:vanish/>
                <w:szCs w:val="22"/>
              </w:rPr>
              <w:t>PH &amp; GS.</w:t>
            </w:r>
          </w:p>
        </w:tc>
      </w:tr>
    </w:tbl>
    <w:p w14:paraId="34986EA9" w14:textId="77777777" w:rsidR="00286C99" w:rsidRPr="00D62916" w:rsidRDefault="00286C99" w:rsidP="00286C99">
      <w:pPr>
        <w:pStyle w:val="Erluterungstext"/>
      </w:pPr>
    </w:p>
    <w:p w14:paraId="56DA0D94" w14:textId="77777777" w:rsidR="00286C99" w:rsidRPr="00D62916" w:rsidRDefault="00286C99" w:rsidP="00286C99">
      <w:pPr>
        <w:pStyle w:val="Erluterungberschrift"/>
      </w:pPr>
      <w:bookmarkStart w:id="662" w:name="OLE_LINK48"/>
      <w:bookmarkStart w:id="663" w:name="OLE_LINK49"/>
      <w:bookmarkStart w:id="664" w:name="OLE_LINK50"/>
      <w:bookmarkStart w:id="665" w:name="OLE_LINK46"/>
      <w:bookmarkStart w:id="666" w:name="OLE_LINK47"/>
      <w:r w:rsidRPr="00D62916">
        <w:t>Quellen:</w:t>
      </w:r>
    </w:p>
    <w:p w14:paraId="0647CBD9" w14:textId="77777777" w:rsidR="00286C99" w:rsidRPr="00D62916" w:rsidRDefault="00286C99" w:rsidP="00286C99">
      <w:pPr>
        <w:pStyle w:val="Erluterungstext"/>
      </w:pPr>
      <w:r w:rsidRPr="00D62916">
        <w:t>Im DIN/ISO 9126 Standard finden Sie eine umfangreiche Sammlung möglicher Qualitätsziele.</w:t>
      </w:r>
    </w:p>
    <w:bookmarkEnd w:id="662"/>
    <w:bookmarkEnd w:id="663"/>
    <w:bookmarkEnd w:id="664"/>
    <w:p w14:paraId="0B63F896" w14:textId="77777777" w:rsidR="00286C99" w:rsidRPr="00D62916" w:rsidRDefault="00286C99" w:rsidP="00286C99">
      <w:pPr>
        <w:pStyle w:val="Erluterungstext"/>
        <w:jc w:val="left"/>
      </w:pPr>
      <w:r w:rsidRPr="001A61DE">
        <w:rPr>
          <w:szCs w:val="16"/>
        </w:rPr>
        <w:t>Für alle, die es nicht so genau wissen wollen: ein lesbarer Auszug davon ist im Buch "Agile Software- Entwicklung für Embedded Real-Time Systems mit der UML" (Hruschka, Rupp, Carl- Hanser-Verlag, 2002 auf Seite 9 zu finden.</w:t>
      </w:r>
      <w:r w:rsidRPr="001A61DE">
        <w:rPr>
          <w:szCs w:val="16"/>
        </w:rPr>
        <w:br/>
        <w:t>PH</w:t>
      </w:r>
    </w:p>
    <w:bookmarkEnd w:id="665"/>
    <w:bookmarkEnd w:id="666"/>
    <w:p w14:paraId="1544412D" w14:textId="77777777" w:rsidR="00286C99" w:rsidRPr="00D62916" w:rsidRDefault="00286C99" w:rsidP="00286C99">
      <w:pPr>
        <w:pStyle w:val="Erluterungstext"/>
        <w:pBdr>
          <w:left w:val="none" w:sz="0" w:space="0" w:color="auto"/>
        </w:pBdr>
      </w:pPr>
    </w:p>
    <w:p w14:paraId="7685150A" w14:textId="77777777" w:rsidR="00286C99" w:rsidRPr="00D62916" w:rsidRDefault="00286C99" w:rsidP="00286C99">
      <w:pPr>
        <w:pStyle w:val="Heading2"/>
      </w:pPr>
      <w:bookmarkStart w:id="667" w:name="_Toc22396693"/>
      <w:bookmarkStart w:id="668" w:name="_Toc161293426"/>
      <w:bookmarkStart w:id="669" w:name="_Toc188159222"/>
      <w:r w:rsidRPr="00D62916">
        <w:lastRenderedPageBreak/>
        <w:t>Stakeholder</w:t>
      </w:r>
      <w:bookmarkEnd w:id="667"/>
      <w:bookmarkEnd w:id="668"/>
      <w:bookmarkEnd w:id="669"/>
    </w:p>
    <w:p w14:paraId="6A851B96" w14:textId="77777777" w:rsidR="00286C99" w:rsidRPr="001A61DE" w:rsidRDefault="00286C99" w:rsidP="00286C99">
      <w:pPr>
        <w:pStyle w:val="Erluterungberschrift"/>
      </w:pPr>
      <w:r w:rsidRPr="001A61DE">
        <w:t>Inhalt</w:t>
      </w:r>
    </w:p>
    <w:p w14:paraId="0F804C8C" w14:textId="77777777" w:rsidR="00286C99" w:rsidRPr="00D62916" w:rsidRDefault="00286C99" w:rsidP="00286C99">
      <w:pPr>
        <w:pStyle w:val="Erluterungstext"/>
      </w:pPr>
      <w:r w:rsidRPr="00D62916">
        <w:t>Eine Liste oder Tabelle der wichtigsten Personen oder Organisationen, die von der Architektur betroffen sind oder zur Gestaltung beitragen können.</w:t>
      </w:r>
    </w:p>
    <w:p w14:paraId="48053E6C" w14:textId="77777777" w:rsidR="00286C99" w:rsidRPr="00D62916" w:rsidRDefault="00286C99" w:rsidP="00286C99">
      <w:pPr>
        <w:pStyle w:val="Erluterungberschrift"/>
      </w:pPr>
      <w:r w:rsidRPr="00D62916">
        <w:t>Motivation</w:t>
      </w:r>
    </w:p>
    <w:p w14:paraId="0C388B7B" w14:textId="77777777" w:rsidR="00286C99" w:rsidRPr="00D62916" w:rsidRDefault="00286C99" w:rsidP="00286C99">
      <w:pPr>
        <w:pStyle w:val="Erluterungstext"/>
      </w:pPr>
      <w:r w:rsidRPr="00D62916">
        <w:t>Sie sollten die Projektbeteiligten und -betroffenen kennen, sonst erleben Sie später im Entwicklungsprozess Überraschungen.</w:t>
      </w:r>
    </w:p>
    <w:p w14:paraId="704BA3C7" w14:textId="77777777" w:rsidR="00286C99" w:rsidRPr="00D62916" w:rsidRDefault="00286C99" w:rsidP="00286C99">
      <w:pPr>
        <w:pStyle w:val="Erluterungberschrift"/>
      </w:pPr>
      <w:r w:rsidRPr="00D62916">
        <w:t>Form</w:t>
      </w:r>
    </w:p>
    <w:p w14:paraId="20D70F0B" w14:textId="77777777" w:rsidR="00286C99" w:rsidRPr="00D62916" w:rsidRDefault="00286C99" w:rsidP="00286C99">
      <w:pPr>
        <w:pStyle w:val="Erluterungstext"/>
      </w:pPr>
      <w:r w:rsidRPr="00D62916">
        <w:t xml:space="preserve">EInfache Tabelle mit Rollennamen, Personennamen, deren Kenntnisse, die für die Architektur relevant sind, deren Verfügbarkeit, etc. </w:t>
      </w:r>
    </w:p>
    <w:p w14:paraId="7568D54F" w14:textId="77777777" w:rsidR="00286C99" w:rsidRPr="00D62916" w:rsidRDefault="00286C99" w:rsidP="00286C99">
      <w:pPr>
        <w:pStyle w:val="Erluterungberschrift"/>
      </w:pPr>
      <w:r w:rsidRPr="00D62916">
        <w:t>Beispiele</w:t>
      </w:r>
    </w:p>
    <w:p w14:paraId="51CC405E" w14:textId="07B0F235" w:rsidR="00286C99" w:rsidRDefault="00FA68FE" w:rsidP="00286C99">
      <w:pPr>
        <w:pStyle w:val="Erluterungstext"/>
        <w:rPr>
          <w:ins w:id="670" w:author="Gernot Starke" w:date="2012-01-14T10:04:00Z"/>
        </w:rPr>
      </w:pPr>
      <w:ins w:id="671" w:author="Gernot Starke" w:date="2012-01-14T10:09:00Z">
        <w:r>
          <w:t>Die folgende Tabelle führt Stakeholder</w:t>
        </w:r>
      </w:ins>
      <w:ins w:id="672" w:author="Gernot Starke" w:date="2012-01-14T10:10:00Z">
        <w:r>
          <w:t xml:space="preserve"> auf, die in Projekten relevant sein könn</w:t>
        </w:r>
      </w:ins>
      <w:ins w:id="673" w:author="Gernot Starke" w:date="2012-01-14T10:11:00Z">
        <w:r>
          <w:t>(</w:t>
        </w:r>
      </w:ins>
      <w:ins w:id="674" w:author="Gernot Starke" w:date="2012-01-14T10:10:00Z">
        <w:r>
          <w:t>t</w:t>
        </w:r>
      </w:ins>
      <w:ins w:id="675" w:author="Gernot Starke" w:date="2012-01-14T10:11:00Z">
        <w:r>
          <w:t>)</w:t>
        </w:r>
      </w:ins>
      <w:ins w:id="676" w:author="Gernot Starke" w:date="2012-01-14T10:10:00Z">
        <w:r>
          <w:t>en</w:t>
        </w:r>
      </w:ins>
      <w:ins w:id="677" w:author="Gernot Starke" w:date="2012-01-14T10:11:00Z">
        <w:r>
          <w:t xml:space="preserve">. </w:t>
        </w:r>
      </w:ins>
      <w:ins w:id="678" w:author="Gernot Starke" w:date="2012-01-14T10:21:00Z">
        <w:r w:rsidR="000A6FE9">
          <w:t>Große Teile davon hat Uwe Friedrichsen zusammengetragen</w:t>
        </w:r>
      </w:ins>
    </w:p>
    <w:tbl>
      <w:tblPr>
        <w:tblStyle w:val="TableGrid"/>
        <w:tblW w:w="0" w:type="auto"/>
        <w:tblCellMar>
          <w:top w:w="28" w:type="dxa"/>
          <w:bottom w:w="28" w:type="dxa"/>
        </w:tblCellMar>
        <w:tblLook w:val="04A0" w:firstRow="1" w:lastRow="0" w:firstColumn="1" w:lastColumn="0" w:noHBand="0" w:noVBand="1"/>
      </w:tblPr>
      <w:tblGrid>
        <w:gridCol w:w="2235"/>
        <w:gridCol w:w="6977"/>
      </w:tblGrid>
      <w:tr w:rsidR="007E7731" w:rsidRPr="00B15D7F" w14:paraId="56DF1552" w14:textId="77777777" w:rsidTr="007E7731">
        <w:trPr>
          <w:tblHeader/>
          <w:hidden w:val="0"/>
        </w:trPr>
        <w:tc>
          <w:tcPr>
            <w:tcW w:w="2235" w:type="dxa"/>
            <w:shd w:val="clear" w:color="auto" w:fill="95B3D7" w:themeFill="accent1" w:themeFillTint="99"/>
          </w:tcPr>
          <w:p w14:paraId="744927F8" w14:textId="77777777" w:rsidR="007E7731" w:rsidRPr="00B15D7F" w:rsidRDefault="007E7731" w:rsidP="007E7731">
            <w:pPr>
              <w:pStyle w:val="Erluterungstext"/>
              <w:pBdr>
                <w:left w:val="none" w:sz="0" w:space="0" w:color="auto"/>
              </w:pBdr>
              <w:rPr>
                <w:rFonts w:eastAsia="Times New Roman"/>
                <w:vanish w:val="0"/>
                <w:szCs w:val="20"/>
                <w:lang w:eastAsia="de-DE"/>
              </w:rPr>
            </w:pPr>
            <w:r w:rsidRPr="00B15D7F">
              <w:rPr>
                <w:rFonts w:eastAsia="Times New Roman"/>
                <w:vanish w:val="0"/>
                <w:szCs w:val="20"/>
                <w:lang w:eastAsia="de-DE"/>
              </w:rPr>
              <w:t>Stakeholder</w:t>
            </w:r>
          </w:p>
        </w:tc>
        <w:tc>
          <w:tcPr>
            <w:tcW w:w="6977" w:type="dxa"/>
            <w:shd w:val="clear" w:color="auto" w:fill="95B3D7" w:themeFill="accent1" w:themeFillTint="99"/>
          </w:tcPr>
          <w:p w14:paraId="358F55E5" w14:textId="77777777" w:rsidR="007E7731" w:rsidRPr="00B15D7F" w:rsidRDefault="007E7731" w:rsidP="007E7731">
            <w:pPr>
              <w:pStyle w:val="Erluterungstext"/>
              <w:pBdr>
                <w:left w:val="none" w:sz="0" w:space="0" w:color="auto"/>
              </w:pBdr>
              <w:rPr>
                <w:rFonts w:eastAsia="Times New Roman"/>
                <w:vanish w:val="0"/>
                <w:szCs w:val="20"/>
                <w:lang w:eastAsia="de-DE"/>
              </w:rPr>
            </w:pPr>
            <w:r w:rsidRPr="00B15D7F">
              <w:rPr>
                <w:rFonts w:eastAsia="Times New Roman"/>
                <w:vanish w:val="0"/>
                <w:szCs w:val="20"/>
                <w:lang w:eastAsia="de-DE"/>
              </w:rPr>
              <w:t>Beschreibung</w:t>
            </w:r>
          </w:p>
        </w:tc>
      </w:tr>
      <w:tr w:rsidR="007E7731" w:rsidRPr="00B15D7F" w14:paraId="38FAFF9C" w14:textId="77777777" w:rsidTr="007E7731">
        <w:trPr>
          <w:hidden w:val="0"/>
        </w:trPr>
        <w:tc>
          <w:tcPr>
            <w:tcW w:w="2235" w:type="dxa"/>
          </w:tcPr>
          <w:p w14:paraId="768A6486" w14:textId="38CD3254" w:rsidR="007E7731" w:rsidRPr="00B15D7F" w:rsidRDefault="007E7731" w:rsidP="007E7731">
            <w:pPr>
              <w:pStyle w:val="Erluterungstext"/>
              <w:pBdr>
                <w:left w:val="none" w:sz="0" w:space="0" w:color="auto"/>
              </w:pBdr>
              <w:rPr>
                <w:rFonts w:eastAsia="Times New Roman"/>
                <w:vanish w:val="0"/>
                <w:szCs w:val="22"/>
                <w:lang w:eastAsia="de-DE"/>
              </w:rPr>
            </w:pPr>
            <w:r w:rsidRPr="00B15D7F">
              <w:rPr>
                <w:rFonts w:eastAsia="Times New Roman"/>
                <w:vanish w:val="0"/>
                <w:szCs w:val="22"/>
                <w:lang w:eastAsia="de-DE"/>
              </w:rPr>
              <w:t>Projektmanager</w:t>
            </w:r>
          </w:p>
        </w:tc>
        <w:tc>
          <w:tcPr>
            <w:tcW w:w="6977" w:type="dxa"/>
          </w:tcPr>
          <w:p w14:paraId="363F6463" w14:textId="77777777" w:rsidR="007E7731" w:rsidRPr="00B15D7F" w:rsidRDefault="007E7731" w:rsidP="007E7731">
            <w:pPr>
              <w:pStyle w:val="Erluterungstext"/>
              <w:pBdr>
                <w:left w:val="none" w:sz="0" w:space="0" w:color="auto"/>
              </w:pBdr>
              <w:rPr>
                <w:rFonts w:eastAsia="Times New Roman"/>
                <w:vanish w:val="0"/>
                <w:szCs w:val="22"/>
                <w:lang w:eastAsia="de-DE"/>
              </w:rPr>
            </w:pPr>
            <w:r w:rsidRPr="00B15D7F">
              <w:rPr>
                <w:rFonts w:eastAsia="Times New Roman"/>
                <w:vanish w:val="0"/>
                <w:szCs w:val="22"/>
                <w:lang w:eastAsia="de-DE"/>
              </w:rPr>
              <w:t xml:space="preserve">Verantwortet das Projekt-Budget, </w:t>
            </w:r>
            <w:proofErr w:type="spellStart"/>
            <w:r w:rsidRPr="00B15D7F">
              <w:rPr>
                <w:rFonts w:eastAsia="Times New Roman"/>
                <w:vanish w:val="0"/>
                <w:szCs w:val="22"/>
                <w:lang w:eastAsia="de-DE"/>
              </w:rPr>
              <w:t>Scope</w:t>
            </w:r>
            <w:proofErr w:type="spellEnd"/>
            <w:r w:rsidRPr="00B15D7F">
              <w:rPr>
                <w:rFonts w:eastAsia="Times New Roman"/>
                <w:vanish w:val="0"/>
                <w:szCs w:val="22"/>
                <w:lang w:eastAsia="de-DE"/>
              </w:rPr>
              <w:t xml:space="preserve"> und Zeitplan</w:t>
            </w:r>
          </w:p>
        </w:tc>
      </w:tr>
      <w:tr w:rsidR="007E7731" w:rsidRPr="00B15D7F" w14:paraId="2025B345" w14:textId="77777777" w:rsidTr="007E7731">
        <w:trPr>
          <w:hidden w:val="0"/>
        </w:trPr>
        <w:tc>
          <w:tcPr>
            <w:tcW w:w="2235" w:type="dxa"/>
          </w:tcPr>
          <w:p w14:paraId="102CCEC1" w14:textId="77777777" w:rsidR="007E7731" w:rsidRPr="00B15D7F" w:rsidRDefault="007E7731" w:rsidP="007E7731">
            <w:pPr>
              <w:pStyle w:val="Erluterungstext"/>
              <w:pBdr>
                <w:left w:val="none" w:sz="0" w:space="0" w:color="auto"/>
              </w:pBdr>
              <w:rPr>
                <w:rFonts w:eastAsia="Times New Roman"/>
                <w:vanish w:val="0"/>
                <w:szCs w:val="22"/>
                <w:lang w:eastAsia="de-DE"/>
              </w:rPr>
            </w:pPr>
            <w:r w:rsidRPr="00B15D7F">
              <w:rPr>
                <w:rFonts w:eastAsia="Times New Roman"/>
                <w:vanish w:val="0"/>
                <w:szCs w:val="22"/>
                <w:lang w:eastAsia="de-DE"/>
              </w:rPr>
              <w:t>Auftraggeber</w:t>
            </w:r>
          </w:p>
        </w:tc>
        <w:tc>
          <w:tcPr>
            <w:tcW w:w="6977" w:type="dxa"/>
          </w:tcPr>
          <w:p w14:paraId="220475BE" w14:textId="77777777" w:rsidR="007E7731" w:rsidRPr="00B15D7F" w:rsidRDefault="007E7731" w:rsidP="007E7731">
            <w:pPr>
              <w:pStyle w:val="Erluterungstext"/>
              <w:pBdr>
                <w:left w:val="none" w:sz="0" w:space="0" w:color="auto"/>
              </w:pBdr>
              <w:rPr>
                <w:rFonts w:eastAsia="Times New Roman"/>
                <w:vanish w:val="0"/>
                <w:szCs w:val="22"/>
                <w:lang w:eastAsia="de-DE"/>
              </w:rPr>
            </w:pPr>
            <w:r w:rsidRPr="00B15D7F">
              <w:rPr>
                <w:rFonts w:eastAsia="Times New Roman"/>
                <w:vanish w:val="0"/>
                <w:szCs w:val="22"/>
                <w:lang w:eastAsia="de-DE"/>
              </w:rPr>
              <w:t>Oft auch „Sponsor“ genannt</w:t>
            </w:r>
          </w:p>
        </w:tc>
      </w:tr>
      <w:tr w:rsidR="007E7731" w:rsidRPr="00B15D7F" w14:paraId="093B67D6" w14:textId="77777777" w:rsidTr="007E7731">
        <w:trPr>
          <w:hidden w:val="0"/>
        </w:trPr>
        <w:tc>
          <w:tcPr>
            <w:tcW w:w="2235" w:type="dxa"/>
          </w:tcPr>
          <w:p w14:paraId="43BBF0E8" w14:textId="77777777" w:rsidR="007E7731" w:rsidRPr="00B15D7F" w:rsidRDefault="007E7731" w:rsidP="007E7731">
            <w:pPr>
              <w:pStyle w:val="Erluterungstext"/>
              <w:pBdr>
                <w:left w:val="none" w:sz="0" w:space="0" w:color="auto"/>
              </w:pBdr>
              <w:rPr>
                <w:rFonts w:eastAsia="Times New Roman"/>
                <w:vanish w:val="0"/>
                <w:szCs w:val="22"/>
                <w:lang w:eastAsia="de-DE"/>
              </w:rPr>
            </w:pPr>
            <w:r w:rsidRPr="00B15D7F">
              <w:rPr>
                <w:rFonts w:eastAsia="Times New Roman"/>
                <w:vanish w:val="0"/>
                <w:szCs w:val="22"/>
                <w:lang w:eastAsia="de-DE"/>
              </w:rPr>
              <w:t>Designer</w:t>
            </w:r>
          </w:p>
        </w:tc>
        <w:tc>
          <w:tcPr>
            <w:tcW w:w="6977" w:type="dxa"/>
          </w:tcPr>
          <w:p w14:paraId="1C15BE8A" w14:textId="77777777" w:rsidR="007E7731" w:rsidRPr="00B15D7F" w:rsidRDefault="007E7731" w:rsidP="007E7731">
            <w:pPr>
              <w:pStyle w:val="Erluterungstext"/>
              <w:pBdr>
                <w:left w:val="none" w:sz="0" w:space="0" w:color="auto"/>
              </w:pBdr>
              <w:rPr>
                <w:rFonts w:eastAsia="Times New Roman"/>
                <w:vanish w:val="0"/>
                <w:szCs w:val="22"/>
                <w:lang w:eastAsia="de-DE"/>
              </w:rPr>
            </w:pPr>
            <w:r w:rsidRPr="00B15D7F">
              <w:rPr>
                <w:rFonts w:eastAsia="Times New Roman"/>
                <w:vanish w:val="0"/>
                <w:szCs w:val="22"/>
                <w:lang w:eastAsia="de-DE"/>
              </w:rPr>
              <w:t>Zuständig für das Anwendungs-Design. Häufig keine eigene Rolle mehr</w:t>
            </w:r>
          </w:p>
        </w:tc>
      </w:tr>
      <w:tr w:rsidR="007E7731" w:rsidRPr="00B15D7F" w14:paraId="2CC11242" w14:textId="77777777" w:rsidTr="007E7731">
        <w:trPr>
          <w:hidden w:val="0"/>
        </w:trPr>
        <w:tc>
          <w:tcPr>
            <w:tcW w:w="2235" w:type="dxa"/>
          </w:tcPr>
          <w:p w14:paraId="470B3CF5" w14:textId="77777777" w:rsidR="007E7731" w:rsidRPr="00B15D7F" w:rsidRDefault="007E7731" w:rsidP="007E7731">
            <w:pPr>
              <w:pStyle w:val="Erluterungstext"/>
              <w:pBdr>
                <w:left w:val="none" w:sz="0" w:space="0" w:color="auto"/>
              </w:pBdr>
              <w:rPr>
                <w:rFonts w:eastAsia="Times New Roman"/>
                <w:vanish w:val="0"/>
                <w:szCs w:val="22"/>
                <w:lang w:eastAsia="de-DE"/>
              </w:rPr>
            </w:pPr>
            <w:r w:rsidRPr="00B15D7F">
              <w:rPr>
                <w:rFonts w:eastAsia="Times New Roman"/>
                <w:vanish w:val="0"/>
                <w:szCs w:val="22"/>
                <w:lang w:eastAsia="de-DE"/>
              </w:rPr>
              <w:t>Entwickler</w:t>
            </w:r>
          </w:p>
        </w:tc>
        <w:tc>
          <w:tcPr>
            <w:tcW w:w="6977" w:type="dxa"/>
          </w:tcPr>
          <w:p w14:paraId="152E5008" w14:textId="77777777" w:rsidR="007E7731" w:rsidRPr="00B15D7F" w:rsidRDefault="007E7731" w:rsidP="007E7731">
            <w:pPr>
              <w:pStyle w:val="Erluterungstext"/>
              <w:pBdr>
                <w:left w:val="none" w:sz="0" w:space="0" w:color="auto"/>
              </w:pBdr>
              <w:rPr>
                <w:rFonts w:eastAsia="Times New Roman"/>
                <w:vanish w:val="0"/>
                <w:szCs w:val="22"/>
                <w:lang w:eastAsia="de-DE"/>
              </w:rPr>
            </w:pPr>
            <w:r w:rsidRPr="00B15D7F">
              <w:rPr>
                <w:rFonts w:eastAsia="Times New Roman"/>
                <w:vanish w:val="0"/>
                <w:szCs w:val="22"/>
                <w:lang w:eastAsia="de-DE"/>
              </w:rPr>
              <w:t>Software-Entwickler im Projekt. Übernimmt häufig auch Design- und Testaufgaben</w:t>
            </w:r>
          </w:p>
        </w:tc>
      </w:tr>
      <w:tr w:rsidR="007E7731" w:rsidRPr="00B15D7F" w14:paraId="6C1926F1" w14:textId="77777777" w:rsidTr="007E7731">
        <w:trPr>
          <w:hidden w:val="0"/>
        </w:trPr>
        <w:tc>
          <w:tcPr>
            <w:tcW w:w="2235" w:type="dxa"/>
          </w:tcPr>
          <w:p w14:paraId="05E62F2B" w14:textId="77777777" w:rsidR="007E7731" w:rsidRPr="00B15D7F" w:rsidRDefault="007E7731" w:rsidP="007E7731">
            <w:pPr>
              <w:pStyle w:val="Erluterungstext"/>
              <w:pBdr>
                <w:left w:val="none" w:sz="0" w:space="0" w:color="auto"/>
              </w:pBdr>
              <w:rPr>
                <w:rFonts w:eastAsia="Times New Roman"/>
                <w:vanish w:val="0"/>
                <w:szCs w:val="22"/>
                <w:lang w:eastAsia="de-DE"/>
              </w:rPr>
            </w:pPr>
            <w:r w:rsidRPr="00B15D7F">
              <w:rPr>
                <w:rFonts w:eastAsia="Times New Roman"/>
                <w:vanish w:val="0"/>
                <w:szCs w:val="22"/>
                <w:lang w:eastAsia="de-DE"/>
              </w:rPr>
              <w:t>Tester</w:t>
            </w:r>
          </w:p>
        </w:tc>
        <w:tc>
          <w:tcPr>
            <w:tcW w:w="6977" w:type="dxa"/>
          </w:tcPr>
          <w:p w14:paraId="6AAC3925" w14:textId="77777777" w:rsidR="007E7731" w:rsidRPr="00B15D7F" w:rsidRDefault="007E7731" w:rsidP="007E7731">
            <w:pPr>
              <w:pStyle w:val="Erluterungstext"/>
              <w:pBdr>
                <w:left w:val="none" w:sz="0" w:space="0" w:color="auto"/>
              </w:pBdr>
              <w:rPr>
                <w:rFonts w:eastAsia="Times New Roman"/>
                <w:vanish w:val="0"/>
                <w:szCs w:val="22"/>
                <w:lang w:eastAsia="de-DE"/>
              </w:rPr>
            </w:pPr>
            <w:r w:rsidRPr="00B15D7F">
              <w:rPr>
                <w:rFonts w:eastAsia="Times New Roman"/>
                <w:vanish w:val="0"/>
                <w:szCs w:val="22"/>
                <w:lang w:eastAsia="de-DE"/>
              </w:rPr>
              <w:t>Tester im Projekt. Kann aus QA sein, häufig aber unabhängig davon.</w:t>
            </w:r>
          </w:p>
        </w:tc>
      </w:tr>
      <w:tr w:rsidR="007E7731" w:rsidRPr="00B15D7F" w14:paraId="57EAF787" w14:textId="77777777" w:rsidTr="007E7731">
        <w:trPr>
          <w:hidden w:val="0"/>
        </w:trPr>
        <w:tc>
          <w:tcPr>
            <w:tcW w:w="2235" w:type="dxa"/>
          </w:tcPr>
          <w:p w14:paraId="1FED2817" w14:textId="77777777" w:rsidR="007E7731" w:rsidRPr="00B15D7F" w:rsidRDefault="007E7731" w:rsidP="007E7731">
            <w:pPr>
              <w:pStyle w:val="Erluterungstext"/>
              <w:pBdr>
                <w:left w:val="none" w:sz="0" w:space="0" w:color="auto"/>
              </w:pBdr>
              <w:rPr>
                <w:rFonts w:eastAsia="Times New Roman"/>
                <w:vanish w:val="0"/>
                <w:szCs w:val="22"/>
                <w:lang w:eastAsia="de-DE"/>
              </w:rPr>
            </w:pPr>
            <w:r w:rsidRPr="00B15D7F">
              <w:rPr>
                <w:rFonts w:eastAsia="Times New Roman"/>
                <w:vanish w:val="0"/>
                <w:szCs w:val="22"/>
                <w:lang w:eastAsia="de-DE"/>
              </w:rPr>
              <w:t>Anwender</w:t>
            </w:r>
          </w:p>
        </w:tc>
        <w:tc>
          <w:tcPr>
            <w:tcW w:w="6977" w:type="dxa"/>
          </w:tcPr>
          <w:p w14:paraId="6827BF83" w14:textId="77777777" w:rsidR="007E7731" w:rsidRPr="00B15D7F" w:rsidRDefault="007E7731" w:rsidP="007E7731">
            <w:pPr>
              <w:pStyle w:val="Erluterungstext"/>
              <w:pBdr>
                <w:left w:val="none" w:sz="0" w:space="0" w:color="auto"/>
              </w:pBdr>
              <w:rPr>
                <w:rFonts w:eastAsia="Times New Roman"/>
                <w:vanish w:val="0"/>
                <w:szCs w:val="22"/>
                <w:lang w:eastAsia="de-DE"/>
              </w:rPr>
            </w:pPr>
            <w:r w:rsidRPr="00B15D7F">
              <w:rPr>
                <w:rFonts w:eastAsia="Times New Roman"/>
                <w:vanish w:val="0"/>
                <w:szCs w:val="22"/>
                <w:lang w:eastAsia="de-DE"/>
              </w:rPr>
              <w:t>Nutzer der Anwendung</w:t>
            </w:r>
          </w:p>
        </w:tc>
      </w:tr>
      <w:tr w:rsidR="007E7731" w:rsidRPr="00B15D7F" w14:paraId="5DC994BB" w14:textId="77777777" w:rsidTr="007E7731">
        <w:trPr>
          <w:hidden w:val="0"/>
        </w:trPr>
        <w:tc>
          <w:tcPr>
            <w:tcW w:w="2235" w:type="dxa"/>
          </w:tcPr>
          <w:p w14:paraId="67CBFD1D" w14:textId="77777777" w:rsidR="007E7731" w:rsidRPr="00B15D7F" w:rsidRDefault="007E7731" w:rsidP="007E7731">
            <w:pPr>
              <w:pStyle w:val="Erluterungstext"/>
              <w:pBdr>
                <w:left w:val="none" w:sz="0" w:space="0" w:color="auto"/>
              </w:pBdr>
              <w:rPr>
                <w:rFonts w:eastAsia="Times New Roman"/>
                <w:vanish w:val="0"/>
                <w:szCs w:val="22"/>
                <w:lang w:eastAsia="de-DE"/>
              </w:rPr>
            </w:pPr>
            <w:r w:rsidRPr="00B15D7F">
              <w:rPr>
                <w:rFonts w:eastAsia="Times New Roman"/>
                <w:vanish w:val="0"/>
                <w:szCs w:val="22"/>
                <w:lang w:eastAsia="de-DE"/>
              </w:rPr>
              <w:t>System-Administrator</w:t>
            </w:r>
          </w:p>
        </w:tc>
        <w:tc>
          <w:tcPr>
            <w:tcW w:w="6977" w:type="dxa"/>
          </w:tcPr>
          <w:p w14:paraId="17BA3680" w14:textId="77777777" w:rsidR="007E7731" w:rsidRPr="00B15D7F" w:rsidRDefault="007E7731" w:rsidP="007E7731">
            <w:pPr>
              <w:pStyle w:val="Erluterungstext"/>
              <w:pBdr>
                <w:left w:val="none" w:sz="0" w:space="0" w:color="auto"/>
              </w:pBdr>
              <w:rPr>
                <w:rFonts w:eastAsia="Times New Roman"/>
                <w:vanish w:val="0"/>
                <w:szCs w:val="22"/>
                <w:lang w:eastAsia="de-DE"/>
              </w:rPr>
            </w:pPr>
            <w:r w:rsidRPr="00B15D7F">
              <w:rPr>
                <w:rFonts w:eastAsia="Times New Roman"/>
                <w:vanish w:val="0"/>
                <w:szCs w:val="22"/>
                <w:lang w:eastAsia="de-DE"/>
              </w:rPr>
              <w:t>Administriert die Anwendung auf technischer Ebene. Hat Zugang zu technischen Administrations-Zugängen</w:t>
            </w:r>
          </w:p>
        </w:tc>
      </w:tr>
    </w:tbl>
    <w:p w14:paraId="23CE3BFA" w14:textId="77777777" w:rsidR="00286C99" w:rsidRDefault="00286C99" w:rsidP="00286C99">
      <w:pPr>
        <w:spacing w:before="56" w:after="113"/>
        <w:rPr>
          <w:ins w:id="679" w:author="Gernot Starke" w:date="2012-01-14T10:04:00Z"/>
          <w:rFonts w:cs="Arial"/>
          <w:sz w:val="20"/>
        </w:rPr>
      </w:pPr>
    </w:p>
    <w:p w14:paraId="37A073AD" w14:textId="2231BF20" w:rsidR="000A6FE9" w:rsidDel="001630D0" w:rsidRDefault="00B15D7F" w:rsidP="000A6FE9">
      <w:pPr>
        <w:rPr>
          <w:ins w:id="680" w:author="Gernot Starke" w:date="2012-01-14T10:31:00Z"/>
          <w:del w:id="681" w:author="Mark Warneke" w:date="2015-05-25T12:27:00Z"/>
          <w:szCs w:val="22"/>
        </w:rPr>
      </w:pPr>
      <w:ins w:id="682" w:author="Gernot Starke" w:date="2012-01-14T10:41:00Z">
        <w:del w:id="683" w:author="Mark Warneke" w:date="2015-05-25T12:27:00Z">
          <w:r w:rsidDel="001630D0">
            <w:rPr>
              <w:szCs w:val="22"/>
            </w:rPr>
            <w:delText>Die folgende Tabelle</w:delText>
          </w:r>
        </w:del>
      </w:ins>
      <w:ins w:id="684" w:author="Gernot Starke" w:date="2012-01-14T10:42:00Z">
        <w:del w:id="685" w:author="Mark Warneke" w:date="2015-05-25T12:27:00Z">
          <w:r w:rsidR="00F552FB" w:rsidDel="001630D0">
            <w:rPr>
              <w:szCs w:val="22"/>
            </w:rPr>
            <w:delText xml:space="preserve"> zeigt Ihre konkreten Stakeholder für das System sowie deren Interessen oder Beteiligung</w:delText>
          </w:r>
        </w:del>
      </w:ins>
      <w:ins w:id="686" w:author="Gernot Starke" w:date="2012-01-14T10:23:00Z">
        <w:del w:id="687" w:author="Mark Warneke" w:date="2015-05-25T12:27:00Z">
          <w:r w:rsidR="000A6FE9" w:rsidRPr="00B15D7F" w:rsidDel="001630D0">
            <w:rPr>
              <w:szCs w:val="22"/>
            </w:rPr>
            <w:delText>.</w:delText>
          </w:r>
        </w:del>
      </w:ins>
    </w:p>
    <w:p w14:paraId="2D1E5020" w14:textId="77777777" w:rsidR="00B15D7F" w:rsidRPr="00B15D7F" w:rsidRDefault="00B15D7F" w:rsidP="000A6FE9">
      <w:pPr>
        <w:rPr>
          <w:ins w:id="688" w:author="Gernot Starke" w:date="2012-01-14T10:23:00Z"/>
          <w:szCs w:val="22"/>
        </w:rPr>
      </w:pPr>
    </w:p>
    <w:tbl>
      <w:tblPr>
        <w:tblStyle w:val="TableGrid"/>
        <w:tblW w:w="0" w:type="auto"/>
        <w:tblLook w:val="04A0" w:firstRow="1" w:lastRow="0" w:firstColumn="1" w:lastColumn="0" w:noHBand="0" w:noVBand="1"/>
      </w:tblPr>
      <w:tblGrid>
        <w:gridCol w:w="1841"/>
        <w:gridCol w:w="1841"/>
        <w:gridCol w:w="1841"/>
        <w:gridCol w:w="1841"/>
        <w:gridCol w:w="1842"/>
      </w:tblGrid>
      <w:tr w:rsidR="003D4092" w14:paraId="3F332258" w14:textId="77777777" w:rsidTr="003D4092">
        <w:trPr>
          <w:ins w:id="689" w:author="Gernot Starke" w:date="2012-01-14T11:17:00Z"/>
        </w:trPr>
        <w:tc>
          <w:tcPr>
            <w:tcW w:w="1841" w:type="dxa"/>
          </w:tcPr>
          <w:p w14:paraId="014032B0" w14:textId="4ABB60E9" w:rsidR="003D4092" w:rsidRDefault="003D4092" w:rsidP="003D4092">
            <w:pPr>
              <w:rPr>
                <w:ins w:id="690" w:author="Gernot Starke" w:date="2012-01-14T11:17:00Z"/>
              </w:rPr>
            </w:pPr>
            <w:ins w:id="691" w:author="Gernot Starke" w:date="2012-01-14T11:17:00Z">
              <w:r>
                <w:t>Rolle</w:t>
              </w:r>
            </w:ins>
          </w:p>
        </w:tc>
        <w:tc>
          <w:tcPr>
            <w:tcW w:w="1841" w:type="dxa"/>
          </w:tcPr>
          <w:p w14:paraId="16E52CC8" w14:textId="11819F9E" w:rsidR="003D4092" w:rsidRDefault="003D4092" w:rsidP="003D4092">
            <w:pPr>
              <w:rPr>
                <w:ins w:id="692" w:author="Gernot Starke" w:date="2012-01-14T11:17:00Z"/>
              </w:rPr>
            </w:pPr>
            <w:ins w:id="693" w:author="Gernot Starke" w:date="2012-01-14T11:17:00Z">
              <w:r>
                <w:t>Beschreibung</w:t>
              </w:r>
            </w:ins>
          </w:p>
        </w:tc>
        <w:tc>
          <w:tcPr>
            <w:tcW w:w="1841" w:type="dxa"/>
          </w:tcPr>
          <w:p w14:paraId="70F3B9E3" w14:textId="504FD2F1" w:rsidR="003D4092" w:rsidRDefault="003D4092" w:rsidP="003D4092">
            <w:pPr>
              <w:rPr>
                <w:ins w:id="694" w:author="Gernot Starke" w:date="2012-01-14T11:17:00Z"/>
              </w:rPr>
            </w:pPr>
            <w:ins w:id="695" w:author="Gernot Starke" w:date="2012-01-14T11:17:00Z">
              <w:r>
                <w:t>Ziel / Intention</w:t>
              </w:r>
            </w:ins>
          </w:p>
        </w:tc>
        <w:tc>
          <w:tcPr>
            <w:tcW w:w="1841" w:type="dxa"/>
          </w:tcPr>
          <w:p w14:paraId="512F3EE0" w14:textId="19F24BBB" w:rsidR="003D4092" w:rsidRDefault="003D4092" w:rsidP="003D4092">
            <w:pPr>
              <w:rPr>
                <w:ins w:id="696" w:author="Gernot Starke" w:date="2012-01-14T11:17:00Z"/>
              </w:rPr>
            </w:pPr>
            <w:ins w:id="697" w:author="Gernot Starke" w:date="2012-01-14T11:17:00Z">
              <w:r>
                <w:t>Kontakt</w:t>
              </w:r>
            </w:ins>
          </w:p>
        </w:tc>
        <w:tc>
          <w:tcPr>
            <w:tcW w:w="1842" w:type="dxa"/>
          </w:tcPr>
          <w:p w14:paraId="1C8BEDEB" w14:textId="7F500C30" w:rsidR="003D4092" w:rsidRDefault="003D4092" w:rsidP="003D4092">
            <w:pPr>
              <w:rPr>
                <w:ins w:id="698" w:author="Gernot Starke" w:date="2012-01-14T11:17:00Z"/>
              </w:rPr>
            </w:pPr>
            <w:ins w:id="699" w:author="Gernot Starke" w:date="2012-01-14T11:17:00Z">
              <w:r>
                <w:t>Bemerkungen</w:t>
              </w:r>
            </w:ins>
          </w:p>
        </w:tc>
      </w:tr>
      <w:tr w:rsidR="003D4092" w14:paraId="64A9374D" w14:textId="77777777" w:rsidTr="003D4092">
        <w:trPr>
          <w:ins w:id="700" w:author="Gernot Starke" w:date="2012-01-14T11:17:00Z"/>
        </w:trPr>
        <w:tc>
          <w:tcPr>
            <w:tcW w:w="1841" w:type="dxa"/>
          </w:tcPr>
          <w:p w14:paraId="27B958DF" w14:textId="697DF847" w:rsidR="003D4092" w:rsidRDefault="001630D0" w:rsidP="003D4092">
            <w:pPr>
              <w:rPr>
                <w:ins w:id="701" w:author="Gernot Starke" w:date="2012-01-14T11:17:00Z"/>
              </w:rPr>
            </w:pPr>
            <w:ins w:id="702" w:author="Mark Warneke" w:date="2015-05-25T12:27:00Z">
              <w:r>
                <w:t>Projektmanager</w:t>
              </w:r>
            </w:ins>
          </w:p>
        </w:tc>
        <w:tc>
          <w:tcPr>
            <w:tcW w:w="1841" w:type="dxa"/>
          </w:tcPr>
          <w:p w14:paraId="0C9320C2" w14:textId="20AAAAD7" w:rsidR="003D4092" w:rsidRDefault="001630D0" w:rsidP="003D4092">
            <w:pPr>
              <w:rPr>
                <w:ins w:id="703" w:author="Gernot Starke" w:date="2012-01-14T11:17:00Z"/>
              </w:rPr>
            </w:pPr>
            <w:ins w:id="704" w:author="Mark Warneke" w:date="2015-05-25T12:27:00Z">
              <w:r>
                <w:t>Verantwortung über das Projekt</w:t>
              </w:r>
            </w:ins>
          </w:p>
        </w:tc>
        <w:tc>
          <w:tcPr>
            <w:tcW w:w="1841" w:type="dxa"/>
          </w:tcPr>
          <w:p w14:paraId="035C595E" w14:textId="4E68B4EC" w:rsidR="003D4092" w:rsidRDefault="001630D0" w:rsidP="003D4092">
            <w:pPr>
              <w:rPr>
                <w:ins w:id="705" w:author="Gernot Starke" w:date="2012-01-14T11:17:00Z"/>
              </w:rPr>
            </w:pPr>
            <w:ins w:id="706" w:author="Mark Warneke" w:date="2015-05-25T12:27:00Z">
              <w:r>
                <w:t>Erfüllung der Ziele</w:t>
              </w:r>
            </w:ins>
          </w:p>
        </w:tc>
        <w:tc>
          <w:tcPr>
            <w:tcW w:w="1841" w:type="dxa"/>
          </w:tcPr>
          <w:p w14:paraId="08DD290B" w14:textId="77777777" w:rsidR="003D4092" w:rsidRDefault="003D4092" w:rsidP="003D4092">
            <w:pPr>
              <w:rPr>
                <w:ins w:id="707" w:author="Gernot Starke" w:date="2012-01-14T11:17:00Z"/>
              </w:rPr>
            </w:pPr>
          </w:p>
        </w:tc>
        <w:tc>
          <w:tcPr>
            <w:tcW w:w="1842" w:type="dxa"/>
          </w:tcPr>
          <w:p w14:paraId="277C3FD3" w14:textId="77777777" w:rsidR="003D4092" w:rsidRDefault="003D4092" w:rsidP="003D4092">
            <w:pPr>
              <w:rPr>
                <w:ins w:id="708" w:author="Gernot Starke" w:date="2012-01-14T11:17:00Z"/>
              </w:rPr>
            </w:pPr>
          </w:p>
        </w:tc>
      </w:tr>
      <w:tr w:rsidR="001630D0" w14:paraId="26250A22" w14:textId="77777777" w:rsidTr="003D4092">
        <w:trPr>
          <w:ins w:id="709" w:author="Mark Warneke" w:date="2015-05-25T12:27:00Z"/>
        </w:trPr>
        <w:tc>
          <w:tcPr>
            <w:tcW w:w="1841" w:type="dxa"/>
          </w:tcPr>
          <w:p w14:paraId="69727ACD" w14:textId="76029204" w:rsidR="001630D0" w:rsidRDefault="001630D0" w:rsidP="003D4092">
            <w:pPr>
              <w:rPr>
                <w:ins w:id="710" w:author="Mark Warneke" w:date="2015-05-25T12:27:00Z"/>
              </w:rPr>
            </w:pPr>
            <w:ins w:id="711" w:author="Mark Warneke" w:date="2015-05-25T12:27:00Z">
              <w:r>
                <w:t>Auftraggeber</w:t>
              </w:r>
            </w:ins>
          </w:p>
        </w:tc>
        <w:tc>
          <w:tcPr>
            <w:tcW w:w="1841" w:type="dxa"/>
          </w:tcPr>
          <w:p w14:paraId="67DE01FB" w14:textId="66BD05E4" w:rsidR="001630D0" w:rsidRDefault="001630D0" w:rsidP="003D4092">
            <w:pPr>
              <w:rPr>
                <w:ins w:id="712" w:author="Mark Warneke" w:date="2015-05-25T12:27:00Z"/>
              </w:rPr>
            </w:pPr>
            <w:ins w:id="713" w:author="Mark Warneke" w:date="2015-05-25T12:27:00Z">
              <w:r>
                <w:t xml:space="preserve">Fachhochschule Münster – SE1 Prof. </w:t>
              </w:r>
              <w:proofErr w:type="spellStart"/>
              <w:r>
                <w:t>Thöne</w:t>
              </w:r>
              <w:proofErr w:type="spellEnd"/>
            </w:ins>
          </w:p>
        </w:tc>
        <w:tc>
          <w:tcPr>
            <w:tcW w:w="1841" w:type="dxa"/>
          </w:tcPr>
          <w:p w14:paraId="4AFEEF85" w14:textId="77777777" w:rsidR="001630D0" w:rsidRDefault="001630D0" w:rsidP="003D4092">
            <w:pPr>
              <w:rPr>
                <w:ins w:id="714" w:author="Mark Warneke" w:date="2015-05-25T12:27:00Z"/>
              </w:rPr>
            </w:pPr>
          </w:p>
        </w:tc>
        <w:tc>
          <w:tcPr>
            <w:tcW w:w="1841" w:type="dxa"/>
          </w:tcPr>
          <w:p w14:paraId="3137AC64" w14:textId="77777777" w:rsidR="001630D0" w:rsidRDefault="001630D0" w:rsidP="003D4092">
            <w:pPr>
              <w:rPr>
                <w:ins w:id="715" w:author="Mark Warneke" w:date="2015-05-25T12:27:00Z"/>
              </w:rPr>
            </w:pPr>
          </w:p>
        </w:tc>
        <w:tc>
          <w:tcPr>
            <w:tcW w:w="1842" w:type="dxa"/>
          </w:tcPr>
          <w:p w14:paraId="3FDD4175" w14:textId="77777777" w:rsidR="001630D0" w:rsidRDefault="001630D0" w:rsidP="003D4092">
            <w:pPr>
              <w:rPr>
                <w:ins w:id="716" w:author="Mark Warneke" w:date="2015-05-25T12:27:00Z"/>
              </w:rPr>
            </w:pPr>
          </w:p>
        </w:tc>
      </w:tr>
      <w:tr w:rsidR="001630D0" w14:paraId="2E176363" w14:textId="77777777" w:rsidTr="003D4092">
        <w:trPr>
          <w:ins w:id="717" w:author="Mark Warneke" w:date="2015-05-25T12:27:00Z"/>
        </w:trPr>
        <w:tc>
          <w:tcPr>
            <w:tcW w:w="1841" w:type="dxa"/>
          </w:tcPr>
          <w:p w14:paraId="654CB6D4" w14:textId="524C8A2E" w:rsidR="001630D0" w:rsidRDefault="001630D0" w:rsidP="003D4092">
            <w:pPr>
              <w:rPr>
                <w:ins w:id="718" w:author="Mark Warneke" w:date="2015-05-25T12:27:00Z"/>
              </w:rPr>
            </w:pPr>
            <w:ins w:id="719" w:author="Mark Warneke" w:date="2015-05-25T12:27:00Z">
              <w:r>
                <w:t>Programmierer</w:t>
              </w:r>
            </w:ins>
          </w:p>
        </w:tc>
        <w:tc>
          <w:tcPr>
            <w:tcW w:w="1841" w:type="dxa"/>
          </w:tcPr>
          <w:p w14:paraId="4B0EDEF2" w14:textId="5D5DEFE9" w:rsidR="001630D0" w:rsidRDefault="001630D0" w:rsidP="003D4092">
            <w:pPr>
              <w:rPr>
                <w:ins w:id="720" w:author="Mark Warneke" w:date="2015-05-25T12:27:00Z"/>
              </w:rPr>
            </w:pPr>
            <w:ins w:id="721" w:author="Mark Warneke" w:date="2015-05-25T12:27:00Z">
              <w:r>
                <w:t xml:space="preserve">Designer, </w:t>
              </w:r>
              <w:proofErr w:type="spellStart"/>
              <w:r>
                <w:t>Entwcilker</w:t>
              </w:r>
              <w:proofErr w:type="spellEnd"/>
              <w:r>
                <w:t xml:space="preserve">, Tester, Anwender und </w:t>
              </w:r>
              <w:proofErr w:type="spellStart"/>
              <w:r>
                <w:t>Sstem</w:t>
              </w:r>
              <w:proofErr w:type="spellEnd"/>
              <w:r>
                <w:t>-Administrator</w:t>
              </w:r>
            </w:ins>
          </w:p>
        </w:tc>
        <w:tc>
          <w:tcPr>
            <w:tcW w:w="1841" w:type="dxa"/>
          </w:tcPr>
          <w:p w14:paraId="148BD464" w14:textId="77C99861" w:rsidR="001630D0" w:rsidRDefault="001630D0" w:rsidP="003D4092">
            <w:pPr>
              <w:rPr>
                <w:ins w:id="722" w:author="Mark Warneke" w:date="2015-05-25T12:27:00Z"/>
              </w:rPr>
            </w:pPr>
            <w:ins w:id="723" w:author="Mark Warneke" w:date="2015-05-25T12:28:00Z">
              <w:r>
                <w:t xml:space="preserve">Entwicklung eines </w:t>
              </w:r>
              <w:proofErr w:type="spellStart"/>
              <w:r>
                <w:t>lauffäighigen</w:t>
              </w:r>
              <w:proofErr w:type="spellEnd"/>
              <w:r>
                <w:t xml:space="preserve"> Systems</w:t>
              </w:r>
            </w:ins>
          </w:p>
        </w:tc>
        <w:tc>
          <w:tcPr>
            <w:tcW w:w="1841" w:type="dxa"/>
          </w:tcPr>
          <w:p w14:paraId="535FB813" w14:textId="77777777" w:rsidR="001630D0" w:rsidRDefault="001630D0" w:rsidP="003D4092">
            <w:pPr>
              <w:rPr>
                <w:ins w:id="724" w:author="Mark Warneke" w:date="2015-05-25T12:27:00Z"/>
              </w:rPr>
            </w:pPr>
          </w:p>
        </w:tc>
        <w:tc>
          <w:tcPr>
            <w:tcW w:w="1842" w:type="dxa"/>
          </w:tcPr>
          <w:p w14:paraId="1A259024" w14:textId="77777777" w:rsidR="001630D0" w:rsidRDefault="001630D0" w:rsidP="003D4092">
            <w:pPr>
              <w:rPr>
                <w:ins w:id="725" w:author="Mark Warneke" w:date="2015-05-25T12:27:00Z"/>
              </w:rPr>
            </w:pPr>
          </w:p>
        </w:tc>
      </w:tr>
    </w:tbl>
    <w:p w14:paraId="1B056D1A" w14:textId="77777777" w:rsidR="007E7731" w:rsidRPr="00D62916" w:rsidDel="001630D0" w:rsidRDefault="007E7731" w:rsidP="003D4092">
      <w:pPr>
        <w:rPr>
          <w:del w:id="726" w:author="Mark Warneke" w:date="2015-05-25T12:28:00Z"/>
        </w:rPr>
      </w:pPr>
    </w:p>
    <w:p w14:paraId="39DFB9E4" w14:textId="77777777" w:rsidR="00286C99" w:rsidRPr="00D62916" w:rsidRDefault="00286C99" w:rsidP="003D4092"/>
    <w:p w14:paraId="56EB3206" w14:textId="77777777" w:rsidR="00286C99" w:rsidRPr="00D62916" w:rsidRDefault="00286C99" w:rsidP="00286C99">
      <w:pPr>
        <w:pStyle w:val="Heading1"/>
      </w:pPr>
      <w:bookmarkStart w:id="727" w:name="_Toc161293427"/>
      <w:bookmarkStart w:id="728" w:name="_Toc188159223"/>
      <w:r w:rsidRPr="00D62916">
        <w:lastRenderedPageBreak/>
        <w:t>Randbedingungen</w:t>
      </w:r>
      <w:bookmarkEnd w:id="626"/>
      <w:bookmarkEnd w:id="727"/>
      <w:bookmarkEnd w:id="728"/>
    </w:p>
    <w:p w14:paraId="17EAF3FD" w14:textId="77777777" w:rsidR="00286C99" w:rsidRPr="00D62916" w:rsidRDefault="00286C99" w:rsidP="00286C99">
      <w:pPr>
        <w:pStyle w:val="Erluterungstext"/>
      </w:pPr>
      <w:bookmarkStart w:id="729" w:name="OLE_LINK149"/>
      <w:bookmarkStart w:id="730" w:name="OLE_LINK150"/>
      <w:r w:rsidRPr="00D62916">
        <w:t xml:space="preserve">(engl.: </w:t>
      </w:r>
      <w:r w:rsidRPr="00D62916">
        <w:rPr>
          <w:iCs/>
        </w:rPr>
        <w:t>Architecture Constraints</w:t>
      </w:r>
      <w:r w:rsidRPr="00D62916">
        <w:t>)</w:t>
      </w:r>
    </w:p>
    <w:p w14:paraId="2B9EE24A" w14:textId="77777777" w:rsidR="00286C99" w:rsidRPr="00D62916" w:rsidRDefault="00286C99" w:rsidP="00286C99">
      <w:pPr>
        <w:pStyle w:val="Erluterungstext"/>
      </w:pPr>
      <w:r w:rsidRPr="00D62916">
        <w:t>Inhalt</w:t>
      </w:r>
    </w:p>
    <w:p w14:paraId="095BFF43" w14:textId="77777777" w:rsidR="00286C99" w:rsidRPr="00D62916" w:rsidRDefault="00286C99" w:rsidP="00286C99">
      <w:pPr>
        <w:pStyle w:val="Erluterungstext"/>
      </w:pPr>
      <w:r w:rsidRPr="00D62916">
        <w:t>Fesseln, die Software-Architekten in ihren Freiheiten bezüglich des Entwurfs oder des Entwicklungsprozesses einschränken.</w:t>
      </w:r>
    </w:p>
    <w:p w14:paraId="295C60AB" w14:textId="77777777" w:rsidR="00286C99" w:rsidRPr="00D62916" w:rsidRDefault="00286C99" w:rsidP="00286C99">
      <w:pPr>
        <w:pStyle w:val="Erluterungstext"/>
      </w:pPr>
      <w:r w:rsidRPr="00D62916">
        <w:t>Motivation</w:t>
      </w:r>
    </w:p>
    <w:p w14:paraId="57F543DB" w14:textId="77777777" w:rsidR="00286C99" w:rsidRPr="00D62916" w:rsidRDefault="00286C99" w:rsidP="00286C99">
      <w:pPr>
        <w:pStyle w:val="Erluterungstext"/>
      </w:pPr>
      <w:r w:rsidRPr="00D62916">
        <w:t>Architekten sollten klar wissen, wo Ihre Freiheitsgrade bezüglich Entwurfsentscheidungen liegen und wo sie Randbedingungen beachten müssen.</w:t>
      </w:r>
    </w:p>
    <w:p w14:paraId="77390A30" w14:textId="77777777" w:rsidR="00286C99" w:rsidRPr="00D62916" w:rsidRDefault="00286C99" w:rsidP="00286C99">
      <w:pPr>
        <w:pStyle w:val="Erluterungstext"/>
      </w:pPr>
      <w:r w:rsidRPr="00D62916">
        <w:t>Randbedingungen können vielleicht noch verhandelt werden, zunächst sind sie aber da.</w:t>
      </w:r>
    </w:p>
    <w:p w14:paraId="6248C746" w14:textId="77777777" w:rsidR="00286C99" w:rsidRPr="00D62916" w:rsidRDefault="00286C99" w:rsidP="00286C99">
      <w:pPr>
        <w:pStyle w:val="Erluterungstext"/>
      </w:pPr>
      <w:r w:rsidRPr="00D62916">
        <w:t>Form</w:t>
      </w:r>
    </w:p>
    <w:p w14:paraId="1D11C1BE" w14:textId="77777777" w:rsidR="00286C99" w:rsidRPr="00D62916" w:rsidRDefault="00286C99" w:rsidP="00286C99">
      <w:pPr>
        <w:pStyle w:val="Erluterungstext"/>
      </w:pPr>
      <w:r w:rsidRPr="00D62916">
        <w:t>Informelle Listen, gegliedert nach den Unterpunkten dieses Kapitels.</w:t>
      </w:r>
    </w:p>
    <w:p w14:paraId="4D424C6C" w14:textId="77777777" w:rsidR="00286C99" w:rsidRPr="00D62916" w:rsidRDefault="00286C99" w:rsidP="00286C99">
      <w:pPr>
        <w:pStyle w:val="Erluterungstext"/>
      </w:pPr>
      <w:r w:rsidRPr="00D62916">
        <w:t>Beispiele</w:t>
      </w:r>
    </w:p>
    <w:p w14:paraId="037AA022" w14:textId="77777777" w:rsidR="00286C99" w:rsidRPr="00D62916" w:rsidRDefault="00286C99" w:rsidP="00286C99">
      <w:pPr>
        <w:pStyle w:val="Erluterungstext"/>
      </w:pPr>
      <w:r w:rsidRPr="00D62916">
        <w:t>siehe Unterkapitel</w:t>
      </w:r>
    </w:p>
    <w:p w14:paraId="125DE41D" w14:textId="77777777" w:rsidR="00286C99" w:rsidRPr="00D62916" w:rsidRDefault="00286C99" w:rsidP="00286C99">
      <w:pPr>
        <w:pStyle w:val="Erluterungstext"/>
      </w:pPr>
      <w:r w:rsidRPr="00D62916">
        <w:t>Hintergründe</w:t>
      </w:r>
    </w:p>
    <w:p w14:paraId="3704E302" w14:textId="77777777" w:rsidR="00286C99" w:rsidRPr="00D62916" w:rsidRDefault="00286C99" w:rsidP="00286C99">
      <w:pPr>
        <w:pStyle w:val="Erluterungstext"/>
      </w:pPr>
      <w:r w:rsidRPr="00D62916">
        <w:t xml:space="preserve">Im Idealfall sind Randbedingungen durch die Anforderungen vorgegeben, spätestens die Architekten müssen sich dieser Randbedingungen bewusst sein. </w:t>
      </w:r>
    </w:p>
    <w:p w14:paraId="51859F97" w14:textId="77777777" w:rsidR="00286C99" w:rsidRPr="00D62916" w:rsidRDefault="00286C99" w:rsidP="00286C99">
      <w:pPr>
        <w:pStyle w:val="Erluterungstext"/>
      </w:pPr>
      <w:bookmarkStart w:id="731" w:name="OLE_LINK9"/>
      <w:r w:rsidRPr="00D62916">
        <w:t>Den Einfluss von Randbedingungen auf Software- und Systemarchitekturen beschreibt  [Hofmeister+1999] (Softwware-Architecture, A Practical Guide, Addison-Wesley 1999) unter dem Stichwort „Global Analysis“.</w:t>
      </w:r>
    </w:p>
    <w:bookmarkEnd w:id="729"/>
    <w:bookmarkEnd w:id="730"/>
    <w:bookmarkEnd w:id="731"/>
    <w:p w14:paraId="0E4831DC" w14:textId="77777777" w:rsidR="00286C99" w:rsidRDefault="00286C99" w:rsidP="00286C99">
      <w:pPr>
        <w:spacing w:before="56" w:after="113"/>
        <w:rPr>
          <w:ins w:id="732" w:author="Mark Warneke" w:date="2015-05-25T12:55:00Z"/>
          <w:rFonts w:cs="Arial"/>
          <w:sz w:val="20"/>
        </w:rPr>
      </w:pPr>
    </w:p>
    <w:p w14:paraId="6F506111" w14:textId="1FD2F144" w:rsidR="0046676F" w:rsidRDefault="0046676F" w:rsidP="00286C99">
      <w:pPr>
        <w:spacing w:before="56" w:after="113"/>
        <w:rPr>
          <w:ins w:id="733" w:author="Mark Warneke" w:date="2015-05-25T12:55:00Z"/>
          <w:rFonts w:cs="Arial"/>
          <w:sz w:val="20"/>
        </w:rPr>
      </w:pPr>
      <w:ins w:id="734" w:author="Mark Warneke" w:date="2015-05-25T12:55:00Z">
        <w:r>
          <w:rPr>
            <w:rFonts w:cs="Arial"/>
            <w:sz w:val="20"/>
          </w:rPr>
          <w:t xml:space="preserve">N-Benutzer System, </w:t>
        </w:r>
        <w:proofErr w:type="gramStart"/>
        <w:r>
          <w:rPr>
            <w:rFonts w:cs="Arial"/>
            <w:sz w:val="20"/>
          </w:rPr>
          <w:t>mit wachsender</w:t>
        </w:r>
        <w:proofErr w:type="gramEnd"/>
        <w:r>
          <w:rPr>
            <w:rFonts w:cs="Arial"/>
            <w:sz w:val="20"/>
          </w:rPr>
          <w:t xml:space="preserve"> Benutzerzahl steigt die </w:t>
        </w:r>
        <w:proofErr w:type="spellStart"/>
        <w:r>
          <w:rPr>
            <w:rFonts w:cs="Arial"/>
            <w:sz w:val="20"/>
          </w:rPr>
          <w:t>Nebenäufigkeit</w:t>
        </w:r>
        <w:proofErr w:type="spellEnd"/>
      </w:ins>
    </w:p>
    <w:p w14:paraId="27EF3BB9" w14:textId="62640EE6" w:rsidR="0046676F" w:rsidRPr="00D62916" w:rsidRDefault="0046676F" w:rsidP="00286C99">
      <w:pPr>
        <w:spacing w:before="56" w:after="113"/>
        <w:rPr>
          <w:rFonts w:cs="Arial"/>
          <w:sz w:val="20"/>
        </w:rPr>
      </w:pPr>
      <w:ins w:id="735" w:author="Mark Warneke" w:date="2015-05-25T12:55:00Z">
        <w:r>
          <w:rPr>
            <w:rFonts w:cs="Arial"/>
            <w:sz w:val="20"/>
          </w:rPr>
          <w:t>Mandantenfähigkeit optional</w:t>
        </w:r>
      </w:ins>
    </w:p>
    <w:p w14:paraId="02AD7BC6" w14:textId="77777777" w:rsidR="00286C99" w:rsidRPr="00D62916" w:rsidRDefault="00286C99" w:rsidP="00286C99">
      <w:pPr>
        <w:pStyle w:val="Heading2"/>
      </w:pPr>
      <w:bookmarkStart w:id="736" w:name="_Toc22396695"/>
      <w:bookmarkStart w:id="737" w:name="_Toc161293428"/>
      <w:bookmarkStart w:id="738" w:name="_Toc188159224"/>
      <w:r w:rsidRPr="00D62916">
        <w:t>Technische Randbedingungen</w:t>
      </w:r>
      <w:bookmarkEnd w:id="736"/>
      <w:bookmarkEnd w:id="737"/>
      <w:bookmarkEnd w:id="738"/>
    </w:p>
    <w:p w14:paraId="54720CE8" w14:textId="77777777" w:rsidR="00286C99" w:rsidRPr="00D62916" w:rsidRDefault="00286C99" w:rsidP="00286C99">
      <w:pPr>
        <w:pStyle w:val="Erluterungstext"/>
      </w:pPr>
      <w:bookmarkStart w:id="739" w:name="OLE_LINK39"/>
      <w:bookmarkStart w:id="740" w:name="OLE_LINK57"/>
      <w:r w:rsidRPr="00D62916">
        <w:t>Inhalt</w:t>
      </w:r>
    </w:p>
    <w:p w14:paraId="3666000B" w14:textId="77777777" w:rsidR="00286C99" w:rsidRPr="00D62916" w:rsidRDefault="00286C99" w:rsidP="00286C99">
      <w:pPr>
        <w:pStyle w:val="Erluterungstext"/>
      </w:pPr>
      <w:r w:rsidRPr="00D62916">
        <w:t>Tragen Sie hier alle technischen Randbedingungen ein. Zu dieser Kategorie gehören Hard- und Software-Infrastruktur, eingesetzte Technologien (Betriebssysteme, Middleware, Datenbanken, Programmiersprachen, ...).</w:t>
      </w:r>
    </w:p>
    <w:bookmarkEnd w:id="739"/>
    <w:bookmarkEnd w:id="740"/>
    <w:p w14:paraId="021C75B9" w14:textId="77777777" w:rsidR="00286C99" w:rsidRDefault="00286C99" w:rsidP="00286C99">
      <w:pPr>
        <w:spacing w:before="56" w:after="113"/>
        <w:rPr>
          <w:ins w:id="741" w:author="Mark Warneke" w:date="2015-05-25T12:56:00Z"/>
          <w:rFonts w:cs="Arial"/>
          <w:sz w:val="20"/>
        </w:rPr>
      </w:pPr>
    </w:p>
    <w:p w14:paraId="444ADF5D" w14:textId="77777777" w:rsidR="0046676F" w:rsidRPr="0046676F" w:rsidRDefault="0046676F" w:rsidP="0046676F">
      <w:pPr>
        <w:spacing w:before="56" w:after="113"/>
        <w:rPr>
          <w:ins w:id="742" w:author="Mark Warneke" w:date="2015-05-25T12:58:00Z"/>
          <w:rFonts w:cs="Arial"/>
          <w:sz w:val="20"/>
        </w:rPr>
      </w:pPr>
      <w:ins w:id="743" w:author="Mark Warneke" w:date="2015-05-25T12:58:00Z">
        <w:r w:rsidRPr="0046676F">
          <w:rPr>
            <w:rFonts w:cs="Arial"/>
            <w:sz w:val="20"/>
          </w:rPr>
          <w:t>“n-Benutzersystem”</w:t>
        </w:r>
      </w:ins>
    </w:p>
    <w:p w14:paraId="0767CC07" w14:textId="77777777" w:rsidR="0046676F" w:rsidRPr="0046676F" w:rsidRDefault="0046676F" w:rsidP="0046676F">
      <w:pPr>
        <w:spacing w:before="56" w:after="113"/>
        <w:rPr>
          <w:ins w:id="744" w:author="Mark Warneke" w:date="2015-05-25T12:58:00Z"/>
          <w:rFonts w:cs="Arial"/>
          <w:sz w:val="20"/>
        </w:rPr>
      </w:pPr>
      <w:ins w:id="745" w:author="Mark Warneke" w:date="2015-05-25T12:58:00Z">
        <w:r w:rsidRPr="0046676F">
          <w:rPr>
            <w:rFonts w:cs="Arial"/>
            <w:sz w:val="20"/>
          </w:rPr>
          <w:t>vorgegeben Technologien aus der Vorlesung</w:t>
        </w:r>
      </w:ins>
    </w:p>
    <w:p w14:paraId="56613E9B" w14:textId="340AE8D5" w:rsidR="0046676F" w:rsidRDefault="0046676F" w:rsidP="0046676F">
      <w:pPr>
        <w:spacing w:before="56" w:after="113"/>
        <w:rPr>
          <w:ins w:id="746" w:author="Mark Warneke" w:date="2015-05-25T12:58:00Z"/>
          <w:rFonts w:cs="Arial"/>
          <w:sz w:val="20"/>
        </w:rPr>
      </w:pPr>
      <w:ins w:id="747" w:author="Mark Warneke" w:date="2015-05-25T12:58:00Z">
        <w:r w:rsidRPr="0046676F">
          <w:rPr>
            <w:rFonts w:cs="Arial"/>
            <w:sz w:val="20"/>
          </w:rPr>
          <w:t>Referenzarchitektur als Richtlinie</w:t>
        </w:r>
      </w:ins>
    </w:p>
    <w:p w14:paraId="21D3946E" w14:textId="77777777" w:rsidR="00453870" w:rsidRPr="00D62916" w:rsidRDefault="00453870" w:rsidP="0046676F">
      <w:pPr>
        <w:spacing w:before="56" w:after="113"/>
        <w:rPr>
          <w:rFonts w:cs="Arial"/>
          <w:sz w:val="20"/>
        </w:rPr>
      </w:pPr>
    </w:p>
    <w:tbl>
      <w:tblPr>
        <w:tblW w:w="0" w:type="auto"/>
        <w:tblInd w:w="75" w:type="dxa"/>
        <w:tblLayout w:type="fixed"/>
        <w:tblCellMar>
          <w:left w:w="75" w:type="dxa"/>
          <w:right w:w="75" w:type="dxa"/>
        </w:tblCellMar>
        <w:tblLook w:val="0000" w:firstRow="0" w:lastRow="0" w:firstColumn="0" w:lastColumn="0" w:noHBand="0" w:noVBand="0"/>
      </w:tblPr>
      <w:tblGrid>
        <w:gridCol w:w="1051"/>
        <w:gridCol w:w="29"/>
        <w:gridCol w:w="7140"/>
        <w:tblGridChange w:id="748">
          <w:tblGrid>
            <w:gridCol w:w="1051"/>
            <w:gridCol w:w="29"/>
            <w:gridCol w:w="7140"/>
          </w:tblGrid>
        </w:tblGridChange>
      </w:tblGrid>
      <w:tr w:rsidR="00286C99" w:rsidRPr="00D62916" w14:paraId="701E12A8" w14:textId="77777777">
        <w:tc>
          <w:tcPr>
            <w:tcW w:w="8220" w:type="dxa"/>
            <w:gridSpan w:val="3"/>
            <w:tcBorders>
              <w:top w:val="single" w:sz="4" w:space="0" w:color="auto"/>
              <w:left w:val="single" w:sz="4" w:space="0" w:color="auto"/>
              <w:bottom w:val="single" w:sz="4" w:space="0" w:color="auto"/>
              <w:right w:val="single" w:sz="4" w:space="0" w:color="auto"/>
            </w:tcBorders>
          </w:tcPr>
          <w:p w14:paraId="18DCF7E0" w14:textId="77777777" w:rsidR="00286C99" w:rsidRPr="00D62916" w:rsidRDefault="00286C99" w:rsidP="00FA68FE">
            <w:pPr>
              <w:jc w:val="left"/>
              <w:rPr>
                <w:rFonts w:cs="Arial"/>
                <w:sz w:val="20"/>
              </w:rPr>
            </w:pPr>
            <w:bookmarkStart w:id="749" w:name="OLE_LINK58"/>
            <w:bookmarkStart w:id="750" w:name="OLE_LINK59"/>
            <w:r w:rsidRPr="00D62916">
              <w:rPr>
                <w:rFonts w:cs="Arial"/>
                <w:szCs w:val="22"/>
              </w:rPr>
              <w:t>Hardware-Vorgaben</w:t>
            </w:r>
          </w:p>
        </w:tc>
      </w:tr>
      <w:tr w:rsidR="00286C99" w:rsidRPr="00D62916" w14:paraId="09972A31" w14:textId="77777777">
        <w:tc>
          <w:tcPr>
            <w:tcW w:w="1080" w:type="dxa"/>
            <w:gridSpan w:val="2"/>
            <w:tcBorders>
              <w:top w:val="single" w:sz="4" w:space="0" w:color="auto"/>
              <w:left w:val="single" w:sz="4" w:space="0" w:color="auto"/>
              <w:bottom w:val="single" w:sz="4" w:space="0" w:color="auto"/>
              <w:right w:val="single" w:sz="4" w:space="0" w:color="auto"/>
            </w:tcBorders>
          </w:tcPr>
          <w:p w14:paraId="4CBEB669" w14:textId="77777777" w:rsidR="00286C99" w:rsidRPr="00D62916" w:rsidRDefault="00286C99" w:rsidP="00FA68FE">
            <w:pPr>
              <w:spacing w:before="56" w:after="113"/>
              <w:jc w:val="left"/>
              <w:rPr>
                <w:rFonts w:cs="Arial"/>
                <w:sz w:val="20"/>
              </w:rPr>
            </w:pPr>
          </w:p>
        </w:tc>
        <w:tc>
          <w:tcPr>
            <w:tcW w:w="7140" w:type="dxa"/>
            <w:tcBorders>
              <w:top w:val="single" w:sz="4" w:space="0" w:color="auto"/>
              <w:left w:val="single" w:sz="4" w:space="0" w:color="auto"/>
              <w:bottom w:val="single" w:sz="4" w:space="0" w:color="auto"/>
              <w:right w:val="single" w:sz="4" w:space="0" w:color="auto"/>
            </w:tcBorders>
          </w:tcPr>
          <w:p w14:paraId="4B68ABE4" w14:textId="1FC6294F" w:rsidR="00286C99" w:rsidRPr="00D62916" w:rsidRDefault="001630D0" w:rsidP="00FA68FE">
            <w:pPr>
              <w:jc w:val="left"/>
              <w:rPr>
                <w:rFonts w:cs="Arial"/>
              </w:rPr>
            </w:pPr>
            <w:ins w:id="751" w:author="Mark Warneke" w:date="2015-05-25T12:31:00Z">
              <w:r>
                <w:rPr>
                  <w:rFonts w:cs="Arial"/>
                </w:rPr>
                <w:t xml:space="preserve">VM-Ware </w:t>
              </w:r>
            </w:ins>
            <w:del w:id="752" w:author="Mark Warneke" w:date="2015-05-25T12:31:00Z">
              <w:r w:rsidR="00286C99" w:rsidRPr="00D62916" w:rsidDel="001630D0">
                <w:rPr>
                  <w:rFonts w:cs="Arial"/>
                </w:rPr>
                <w:delText xml:space="preserve">&lt;hier Randbedingungen einfügen&gt; </w:delText>
              </w:r>
            </w:del>
            <w:ins w:id="753" w:author="Mark Warneke" w:date="2015-05-25T12:31:00Z">
              <w:r>
                <w:rPr>
                  <w:rFonts w:cs="Arial"/>
                </w:rPr>
                <w:t>Cluster Vorgaben</w:t>
              </w:r>
            </w:ins>
          </w:p>
        </w:tc>
      </w:tr>
      <w:tr w:rsidR="00286C99" w:rsidRPr="00D62916" w14:paraId="22DEC795" w14:textId="77777777">
        <w:tc>
          <w:tcPr>
            <w:tcW w:w="1080" w:type="dxa"/>
            <w:gridSpan w:val="2"/>
            <w:tcBorders>
              <w:top w:val="single" w:sz="4" w:space="0" w:color="auto"/>
              <w:left w:val="single" w:sz="4" w:space="0" w:color="auto"/>
              <w:bottom w:val="single" w:sz="4" w:space="0" w:color="auto"/>
              <w:right w:val="single" w:sz="4" w:space="0" w:color="auto"/>
            </w:tcBorders>
          </w:tcPr>
          <w:p w14:paraId="073A3D8C" w14:textId="77777777" w:rsidR="00286C99" w:rsidRPr="00D62916" w:rsidRDefault="00286C99" w:rsidP="00FA68FE">
            <w:pPr>
              <w:spacing w:before="56" w:after="113"/>
              <w:jc w:val="left"/>
              <w:rPr>
                <w:rFonts w:cs="Arial"/>
                <w:sz w:val="20"/>
              </w:rPr>
            </w:pPr>
          </w:p>
        </w:tc>
        <w:tc>
          <w:tcPr>
            <w:tcW w:w="7140" w:type="dxa"/>
            <w:tcBorders>
              <w:top w:val="single" w:sz="4" w:space="0" w:color="auto"/>
              <w:left w:val="single" w:sz="4" w:space="0" w:color="auto"/>
              <w:bottom w:val="single" w:sz="4" w:space="0" w:color="auto"/>
              <w:right w:val="single" w:sz="4" w:space="0" w:color="auto"/>
            </w:tcBorders>
          </w:tcPr>
          <w:p w14:paraId="6057C99F" w14:textId="5C48F139" w:rsidR="00286C99" w:rsidRPr="00D62916" w:rsidRDefault="00286C99" w:rsidP="00FA68FE">
            <w:pPr>
              <w:jc w:val="left"/>
              <w:rPr>
                <w:rFonts w:cs="Arial"/>
                <w:sz w:val="20"/>
              </w:rPr>
            </w:pPr>
            <w:del w:id="754" w:author="Mark Warneke" w:date="2015-05-25T12:32:00Z">
              <w:r w:rsidRPr="00D62916" w:rsidDel="001630D0">
                <w:rPr>
                  <w:rFonts w:cs="Arial"/>
                  <w:sz w:val="20"/>
                </w:rPr>
                <w:delText>&lt;</w:delText>
              </w:r>
              <w:r w:rsidRPr="00D62916" w:rsidDel="001630D0">
                <w:delText>hier Randbedingungen einfügen&gt;</w:delText>
              </w:r>
            </w:del>
            <w:ins w:id="755" w:author="Mark Warneke" w:date="2015-05-25T12:32:00Z">
              <w:r w:rsidR="001630D0">
                <w:rPr>
                  <w:rFonts w:cs="Arial"/>
                  <w:sz w:val="20"/>
                </w:rPr>
                <w:t>Android Endgeräte (Clients)</w:t>
              </w:r>
            </w:ins>
          </w:p>
        </w:tc>
      </w:tr>
      <w:tr w:rsidR="00286C99" w:rsidRPr="00D62916" w14:paraId="00744B2E" w14:textId="77777777">
        <w:tc>
          <w:tcPr>
            <w:tcW w:w="8220" w:type="dxa"/>
            <w:gridSpan w:val="3"/>
            <w:tcBorders>
              <w:top w:val="single" w:sz="4" w:space="0" w:color="auto"/>
              <w:left w:val="single" w:sz="4" w:space="0" w:color="auto"/>
              <w:bottom w:val="single" w:sz="4" w:space="0" w:color="auto"/>
              <w:right w:val="single" w:sz="4" w:space="0" w:color="auto"/>
            </w:tcBorders>
          </w:tcPr>
          <w:p w14:paraId="579B6B68" w14:textId="77777777" w:rsidR="00286C99" w:rsidRPr="00D62916" w:rsidRDefault="00286C99" w:rsidP="00FA68FE">
            <w:pPr>
              <w:jc w:val="left"/>
              <w:rPr>
                <w:rFonts w:cs="Arial"/>
                <w:sz w:val="20"/>
              </w:rPr>
            </w:pPr>
            <w:r w:rsidRPr="00D62916">
              <w:rPr>
                <w:rFonts w:cs="Arial"/>
                <w:szCs w:val="22"/>
              </w:rPr>
              <w:t>Software-Vorgaben</w:t>
            </w:r>
          </w:p>
        </w:tc>
      </w:tr>
      <w:tr w:rsidR="00286C99" w:rsidRPr="00D62916" w14:paraId="5F359EE1" w14:textId="77777777">
        <w:tc>
          <w:tcPr>
            <w:tcW w:w="1080" w:type="dxa"/>
            <w:gridSpan w:val="2"/>
            <w:tcBorders>
              <w:top w:val="single" w:sz="4" w:space="0" w:color="auto"/>
              <w:left w:val="single" w:sz="4" w:space="0" w:color="auto"/>
              <w:bottom w:val="single" w:sz="4" w:space="0" w:color="auto"/>
              <w:right w:val="single" w:sz="4" w:space="0" w:color="auto"/>
            </w:tcBorders>
          </w:tcPr>
          <w:p w14:paraId="0874C163" w14:textId="77777777" w:rsidR="00286C99" w:rsidRPr="00D62916" w:rsidRDefault="00286C99" w:rsidP="00FA68FE">
            <w:pPr>
              <w:spacing w:before="56" w:after="113"/>
              <w:jc w:val="left"/>
              <w:rPr>
                <w:rFonts w:cs="Arial"/>
                <w:sz w:val="20"/>
              </w:rPr>
            </w:pPr>
          </w:p>
        </w:tc>
        <w:tc>
          <w:tcPr>
            <w:tcW w:w="7140" w:type="dxa"/>
            <w:tcBorders>
              <w:top w:val="single" w:sz="4" w:space="0" w:color="auto"/>
              <w:left w:val="single" w:sz="4" w:space="0" w:color="auto"/>
              <w:bottom w:val="single" w:sz="4" w:space="0" w:color="auto"/>
              <w:right w:val="single" w:sz="4" w:space="0" w:color="auto"/>
            </w:tcBorders>
          </w:tcPr>
          <w:p w14:paraId="022BA3C0" w14:textId="3D08587F" w:rsidR="00286C99" w:rsidRPr="00D62916" w:rsidRDefault="00286C99" w:rsidP="00FA68FE">
            <w:pPr>
              <w:jc w:val="left"/>
              <w:rPr>
                <w:rFonts w:cs="Arial"/>
              </w:rPr>
            </w:pPr>
            <w:del w:id="756" w:author="Mark Warneke" w:date="2015-05-25T12:32:00Z">
              <w:r w:rsidRPr="00D62916" w:rsidDel="001630D0">
                <w:rPr>
                  <w:rFonts w:cs="Arial"/>
                </w:rPr>
                <w:delText>&lt;hier Radbedingungen einfügen&gt;</w:delText>
              </w:r>
            </w:del>
            <w:ins w:id="757" w:author="Mark Warneke" w:date="2015-05-25T12:32:00Z">
              <w:r w:rsidR="001630D0">
                <w:rPr>
                  <w:rFonts w:cs="Arial"/>
                </w:rPr>
                <w:t>Reine Java Umgebung</w:t>
              </w:r>
            </w:ins>
            <w:r w:rsidRPr="00D62916">
              <w:rPr>
                <w:rFonts w:cs="Arial"/>
              </w:rPr>
              <w:t xml:space="preserve">  </w:t>
            </w:r>
          </w:p>
        </w:tc>
      </w:tr>
      <w:tr w:rsidR="00286C99" w:rsidRPr="00D62916" w:rsidDel="001630D0" w14:paraId="1EB011B1" w14:textId="2FD664BB">
        <w:trPr>
          <w:del w:id="758" w:author="Mark Warneke" w:date="2015-05-25T12:32:00Z"/>
        </w:trPr>
        <w:tc>
          <w:tcPr>
            <w:tcW w:w="8220" w:type="dxa"/>
            <w:gridSpan w:val="3"/>
            <w:tcBorders>
              <w:top w:val="single" w:sz="4" w:space="0" w:color="auto"/>
              <w:left w:val="single" w:sz="4" w:space="0" w:color="auto"/>
              <w:bottom w:val="single" w:sz="4" w:space="0" w:color="auto"/>
              <w:right w:val="single" w:sz="4" w:space="0" w:color="auto"/>
            </w:tcBorders>
          </w:tcPr>
          <w:p w14:paraId="271D00AF" w14:textId="6E7594B2" w:rsidR="00286C99" w:rsidRPr="00D62916" w:rsidDel="001630D0" w:rsidRDefault="00286C99" w:rsidP="00FA68FE">
            <w:pPr>
              <w:jc w:val="left"/>
              <w:rPr>
                <w:del w:id="759" w:author="Mark Warneke" w:date="2015-05-25T12:32:00Z"/>
                <w:rFonts w:cs="Arial"/>
                <w:sz w:val="20"/>
              </w:rPr>
            </w:pPr>
            <w:del w:id="760" w:author="Mark Warneke" w:date="2015-05-25T12:32:00Z">
              <w:r w:rsidRPr="00D62916" w:rsidDel="001630D0">
                <w:rPr>
                  <w:rFonts w:cs="Arial"/>
                  <w:szCs w:val="22"/>
                </w:rPr>
                <w:delText>Vorgaben des Systembetriebs</w:delText>
              </w:r>
            </w:del>
          </w:p>
        </w:tc>
      </w:tr>
      <w:tr w:rsidR="00286C99" w:rsidRPr="00D62916" w:rsidDel="001630D0" w14:paraId="2B4B3802" w14:textId="2213CC71">
        <w:trPr>
          <w:del w:id="761" w:author="Mark Warneke" w:date="2015-05-25T12:32:00Z"/>
        </w:trPr>
        <w:tc>
          <w:tcPr>
            <w:tcW w:w="1080" w:type="dxa"/>
            <w:gridSpan w:val="2"/>
            <w:tcBorders>
              <w:top w:val="single" w:sz="4" w:space="0" w:color="auto"/>
              <w:left w:val="single" w:sz="4" w:space="0" w:color="auto"/>
              <w:bottom w:val="single" w:sz="4" w:space="0" w:color="auto"/>
              <w:right w:val="single" w:sz="4" w:space="0" w:color="auto"/>
            </w:tcBorders>
          </w:tcPr>
          <w:p w14:paraId="63A37E27" w14:textId="4EE31B58" w:rsidR="00286C99" w:rsidRPr="00D62916" w:rsidDel="001630D0" w:rsidRDefault="00286C99" w:rsidP="00FA68FE">
            <w:pPr>
              <w:spacing w:before="56" w:after="113"/>
              <w:jc w:val="left"/>
              <w:rPr>
                <w:del w:id="762" w:author="Mark Warneke" w:date="2015-05-25T12:32:00Z"/>
                <w:rFonts w:cs="Arial"/>
                <w:sz w:val="20"/>
              </w:rPr>
            </w:pPr>
          </w:p>
        </w:tc>
        <w:tc>
          <w:tcPr>
            <w:tcW w:w="7140" w:type="dxa"/>
            <w:tcBorders>
              <w:top w:val="single" w:sz="4" w:space="0" w:color="auto"/>
              <w:left w:val="single" w:sz="4" w:space="0" w:color="auto"/>
              <w:bottom w:val="single" w:sz="4" w:space="0" w:color="auto"/>
              <w:right w:val="single" w:sz="4" w:space="0" w:color="auto"/>
            </w:tcBorders>
          </w:tcPr>
          <w:p w14:paraId="122B899E" w14:textId="148088FB" w:rsidR="00286C99" w:rsidRPr="00D62916" w:rsidDel="001630D0" w:rsidRDefault="00286C99" w:rsidP="00FA68FE">
            <w:pPr>
              <w:jc w:val="left"/>
              <w:rPr>
                <w:del w:id="763" w:author="Mark Warneke" w:date="2015-05-25T12:32:00Z"/>
                <w:rFonts w:cs="Arial"/>
              </w:rPr>
            </w:pPr>
            <w:del w:id="764" w:author="Mark Warneke" w:date="2015-05-25T12:32:00Z">
              <w:r w:rsidRPr="00D62916" w:rsidDel="001630D0">
                <w:rPr>
                  <w:rFonts w:cs="Arial"/>
                </w:rPr>
                <w:delText>&lt;hier Randbedingungen einfügen&gt;</w:delText>
              </w:r>
            </w:del>
          </w:p>
        </w:tc>
      </w:tr>
      <w:tr w:rsidR="00286C99" w:rsidRPr="00D62916" w14:paraId="2F7BC34A" w14:textId="77777777">
        <w:tc>
          <w:tcPr>
            <w:tcW w:w="8220" w:type="dxa"/>
            <w:gridSpan w:val="3"/>
            <w:tcBorders>
              <w:top w:val="single" w:sz="4" w:space="0" w:color="auto"/>
              <w:left w:val="single" w:sz="4" w:space="0" w:color="auto"/>
              <w:bottom w:val="single" w:sz="4" w:space="0" w:color="auto"/>
              <w:right w:val="single" w:sz="4" w:space="0" w:color="auto"/>
            </w:tcBorders>
          </w:tcPr>
          <w:p w14:paraId="7FB074BF" w14:textId="77777777" w:rsidR="00286C99" w:rsidRPr="00D62916" w:rsidRDefault="00286C99" w:rsidP="00FA68FE">
            <w:pPr>
              <w:jc w:val="left"/>
              <w:rPr>
                <w:rFonts w:cs="Arial"/>
                <w:sz w:val="20"/>
              </w:rPr>
            </w:pPr>
            <w:r w:rsidRPr="00D62916">
              <w:rPr>
                <w:rFonts w:cs="Arial"/>
                <w:szCs w:val="22"/>
              </w:rPr>
              <w:t>Programmiervorgaben</w:t>
            </w:r>
          </w:p>
        </w:tc>
      </w:tr>
      <w:tr w:rsidR="00286C99" w:rsidRPr="00D62916" w14:paraId="1EF02EA2" w14:textId="77777777">
        <w:tc>
          <w:tcPr>
            <w:tcW w:w="1080" w:type="dxa"/>
            <w:gridSpan w:val="2"/>
            <w:tcBorders>
              <w:top w:val="single" w:sz="4" w:space="0" w:color="auto"/>
              <w:left w:val="single" w:sz="4" w:space="0" w:color="auto"/>
              <w:bottom w:val="single" w:sz="4" w:space="0" w:color="auto"/>
              <w:right w:val="single" w:sz="4" w:space="0" w:color="auto"/>
            </w:tcBorders>
          </w:tcPr>
          <w:p w14:paraId="39FFCA1F" w14:textId="77777777" w:rsidR="00286C99" w:rsidRPr="00D62916" w:rsidRDefault="00286C99" w:rsidP="00FA68FE">
            <w:pPr>
              <w:spacing w:before="56" w:after="113"/>
              <w:jc w:val="left"/>
              <w:rPr>
                <w:rFonts w:cs="Arial"/>
                <w:sz w:val="20"/>
              </w:rPr>
            </w:pPr>
          </w:p>
        </w:tc>
        <w:tc>
          <w:tcPr>
            <w:tcW w:w="7140" w:type="dxa"/>
            <w:tcBorders>
              <w:top w:val="single" w:sz="4" w:space="0" w:color="auto"/>
              <w:left w:val="single" w:sz="4" w:space="0" w:color="auto"/>
              <w:bottom w:val="single" w:sz="4" w:space="0" w:color="auto"/>
              <w:right w:val="single" w:sz="4" w:space="0" w:color="auto"/>
            </w:tcBorders>
          </w:tcPr>
          <w:p w14:paraId="24F9D1BE" w14:textId="20793A0D" w:rsidR="00286C99" w:rsidRPr="00D62916" w:rsidRDefault="001630D0" w:rsidP="001630D0">
            <w:pPr>
              <w:jc w:val="left"/>
              <w:rPr>
                <w:rFonts w:cs="Arial"/>
                <w:sz w:val="20"/>
              </w:rPr>
            </w:pPr>
            <w:ins w:id="765" w:author="Mark Warneke" w:date="2015-05-25T12:32:00Z">
              <w:r>
                <w:rPr>
                  <w:rFonts w:cs="Arial"/>
                  <w:sz w:val="20"/>
                </w:rPr>
                <w:t xml:space="preserve">Siehe Anhang </w:t>
              </w:r>
            </w:ins>
            <w:ins w:id="766" w:author="Mark Warneke" w:date="2015-05-25T12:36:00Z">
              <w:r>
                <w:rPr>
                  <w:rFonts w:cs="Arial"/>
                  <w:sz w:val="20"/>
                </w:rPr>
                <w:t>Richtlinien für den Code Style</w:t>
              </w:r>
            </w:ins>
            <w:del w:id="767" w:author="Mark Warneke" w:date="2015-05-25T12:32:00Z">
              <w:r w:rsidR="00286C99" w:rsidRPr="00D62916" w:rsidDel="001630D0">
                <w:rPr>
                  <w:rFonts w:cs="Arial"/>
                  <w:sz w:val="20"/>
                </w:rPr>
                <w:delText>&lt;</w:delText>
              </w:r>
              <w:r w:rsidR="00286C99" w:rsidRPr="00D62916" w:rsidDel="001630D0">
                <w:delText>hier Randbedingungen einfügen&gt;</w:delText>
              </w:r>
            </w:del>
          </w:p>
        </w:tc>
      </w:tr>
      <w:tr w:rsidR="001630D0" w:rsidRPr="00D62916" w14:paraId="6AF8C85B" w14:textId="77777777" w:rsidTr="001630D0">
        <w:trPr>
          <w:ins w:id="768" w:author="Mark Warneke" w:date="2015-05-25T12:38:00Z"/>
        </w:trPr>
        <w:tc>
          <w:tcPr>
            <w:tcW w:w="8220" w:type="dxa"/>
            <w:gridSpan w:val="3"/>
            <w:tcBorders>
              <w:top w:val="single" w:sz="4" w:space="0" w:color="auto"/>
              <w:left w:val="single" w:sz="4" w:space="0" w:color="auto"/>
              <w:bottom w:val="single" w:sz="4" w:space="0" w:color="auto"/>
              <w:right w:val="single" w:sz="4" w:space="0" w:color="auto"/>
            </w:tcBorders>
          </w:tcPr>
          <w:p w14:paraId="0AC96372" w14:textId="1D98F463" w:rsidR="001630D0" w:rsidRDefault="001630D0" w:rsidP="001630D0">
            <w:pPr>
              <w:jc w:val="left"/>
              <w:rPr>
                <w:ins w:id="769" w:author="Mark Warneke" w:date="2015-05-25T12:38:00Z"/>
                <w:rFonts w:cs="Arial"/>
                <w:sz w:val="20"/>
              </w:rPr>
            </w:pPr>
            <w:ins w:id="770" w:author="Mark Warneke" w:date="2015-05-25T12:38:00Z">
              <w:r>
                <w:rPr>
                  <w:rFonts w:cs="Arial"/>
                  <w:sz w:val="20"/>
                </w:rPr>
                <w:t>Bibliotheken, Frameworks und Komponenten</w:t>
              </w:r>
            </w:ins>
          </w:p>
        </w:tc>
      </w:tr>
      <w:tr w:rsidR="001630D0" w:rsidRPr="00D62916" w14:paraId="61E66071" w14:textId="77777777" w:rsidTr="001630D0">
        <w:trPr>
          <w:ins w:id="771" w:author="Mark Warneke" w:date="2015-05-25T12:38:00Z"/>
        </w:trPr>
        <w:tc>
          <w:tcPr>
            <w:tcW w:w="1051" w:type="dxa"/>
            <w:tcBorders>
              <w:top w:val="single" w:sz="4" w:space="0" w:color="auto"/>
              <w:left w:val="single" w:sz="4" w:space="0" w:color="auto"/>
              <w:bottom w:val="single" w:sz="4" w:space="0" w:color="auto"/>
              <w:right w:val="single" w:sz="4" w:space="0" w:color="auto"/>
            </w:tcBorders>
          </w:tcPr>
          <w:p w14:paraId="6502A2D9" w14:textId="77777777" w:rsidR="001630D0" w:rsidRDefault="001630D0" w:rsidP="001630D0">
            <w:pPr>
              <w:jc w:val="left"/>
              <w:rPr>
                <w:ins w:id="772" w:author="Mark Warneke" w:date="2015-05-25T12:38:00Z"/>
                <w:rFonts w:cs="Arial"/>
                <w:sz w:val="20"/>
              </w:rPr>
            </w:pPr>
          </w:p>
        </w:tc>
        <w:tc>
          <w:tcPr>
            <w:tcW w:w="7169" w:type="dxa"/>
            <w:gridSpan w:val="2"/>
            <w:tcBorders>
              <w:top w:val="single" w:sz="4" w:space="0" w:color="auto"/>
              <w:left w:val="single" w:sz="4" w:space="0" w:color="auto"/>
              <w:bottom w:val="single" w:sz="4" w:space="0" w:color="auto"/>
              <w:right w:val="single" w:sz="4" w:space="0" w:color="auto"/>
            </w:tcBorders>
          </w:tcPr>
          <w:p w14:paraId="4E31DD2E" w14:textId="77777777" w:rsidR="001630D0" w:rsidRDefault="001630D0" w:rsidP="001630D0">
            <w:pPr>
              <w:jc w:val="left"/>
              <w:rPr>
                <w:ins w:id="773" w:author="Mark Warneke" w:date="2015-05-25T12:39:00Z"/>
                <w:rFonts w:cs="Arial"/>
                <w:sz w:val="20"/>
              </w:rPr>
            </w:pPr>
            <w:ins w:id="774" w:author="Mark Warneke" w:date="2015-05-25T12:39:00Z">
              <w:r>
                <w:rPr>
                  <w:rFonts w:cs="Arial"/>
                  <w:sz w:val="20"/>
                </w:rPr>
                <w:t>Android SDK</w:t>
              </w:r>
            </w:ins>
          </w:p>
          <w:p w14:paraId="5C8A44DA" w14:textId="77777777" w:rsidR="001630D0" w:rsidRDefault="001630D0" w:rsidP="001630D0">
            <w:pPr>
              <w:jc w:val="left"/>
              <w:rPr>
                <w:ins w:id="775" w:author="Mark Warneke" w:date="2015-05-25T12:39:00Z"/>
                <w:rFonts w:cs="Arial"/>
                <w:sz w:val="20"/>
              </w:rPr>
            </w:pPr>
            <w:proofErr w:type="spellStart"/>
            <w:ins w:id="776" w:author="Mark Warneke" w:date="2015-05-25T12:39:00Z">
              <w:r>
                <w:rPr>
                  <w:rFonts w:cs="Arial"/>
                  <w:sz w:val="20"/>
                </w:rPr>
                <w:t>Widlfly</w:t>
              </w:r>
              <w:proofErr w:type="spellEnd"/>
            </w:ins>
          </w:p>
          <w:p w14:paraId="17FBAA89" w14:textId="77777777" w:rsidR="001630D0" w:rsidRDefault="001630D0" w:rsidP="001630D0">
            <w:pPr>
              <w:jc w:val="left"/>
              <w:rPr>
                <w:ins w:id="777" w:author="Mark Warneke" w:date="2015-05-25T12:39:00Z"/>
                <w:rFonts w:cs="Arial"/>
                <w:sz w:val="20"/>
              </w:rPr>
            </w:pPr>
            <w:ins w:id="778" w:author="Mark Warneke" w:date="2015-05-25T12:39:00Z">
              <w:r>
                <w:rPr>
                  <w:rFonts w:cs="Arial"/>
                  <w:sz w:val="20"/>
                </w:rPr>
                <w:t>Charts</w:t>
              </w:r>
            </w:ins>
          </w:p>
          <w:p w14:paraId="6344CFD7" w14:textId="1C9B6639" w:rsidR="001630D0" w:rsidRDefault="001630D0" w:rsidP="001630D0">
            <w:pPr>
              <w:jc w:val="left"/>
              <w:rPr>
                <w:ins w:id="779" w:author="Mark Warneke" w:date="2015-05-25T12:38:00Z"/>
                <w:rFonts w:cs="Arial"/>
                <w:sz w:val="20"/>
              </w:rPr>
            </w:pPr>
            <w:proofErr w:type="spellStart"/>
            <w:ins w:id="780" w:author="Mark Warneke" w:date="2015-05-25T12:39:00Z">
              <w:r>
                <w:rPr>
                  <w:rFonts w:cs="Arial"/>
                  <w:sz w:val="20"/>
                </w:rPr>
                <w:t>Hybernate</w:t>
              </w:r>
            </w:ins>
            <w:proofErr w:type="spellEnd"/>
          </w:p>
        </w:tc>
      </w:tr>
      <w:tr w:rsidR="001630D0" w:rsidRPr="00D62916" w14:paraId="2CCD011D" w14:textId="77777777" w:rsidTr="001630D0">
        <w:trPr>
          <w:ins w:id="781" w:author="Mark Warneke" w:date="2015-05-25T12:39:00Z"/>
        </w:trPr>
        <w:tc>
          <w:tcPr>
            <w:tcW w:w="1051" w:type="dxa"/>
            <w:tcBorders>
              <w:top w:val="single" w:sz="4" w:space="0" w:color="auto"/>
              <w:left w:val="single" w:sz="4" w:space="0" w:color="auto"/>
              <w:bottom w:val="single" w:sz="4" w:space="0" w:color="auto"/>
              <w:right w:val="single" w:sz="4" w:space="0" w:color="auto"/>
            </w:tcBorders>
          </w:tcPr>
          <w:p w14:paraId="6E500981" w14:textId="4210CEE6" w:rsidR="001630D0" w:rsidRDefault="001630D0" w:rsidP="001630D0">
            <w:pPr>
              <w:jc w:val="left"/>
              <w:rPr>
                <w:ins w:id="782" w:author="Mark Warneke" w:date="2015-05-25T12:39:00Z"/>
                <w:rFonts w:cs="Arial"/>
                <w:sz w:val="20"/>
              </w:rPr>
            </w:pPr>
            <w:proofErr w:type="spellStart"/>
            <w:ins w:id="783" w:author="Mark Warneke" w:date="2015-05-25T12:39:00Z">
              <w:r>
                <w:rPr>
                  <w:rFonts w:cs="Arial"/>
                  <w:color w:val="262626"/>
                  <w:sz w:val="28"/>
                  <w:szCs w:val="28"/>
                  <w:lang w:val="en-US"/>
                </w:rPr>
                <w:t>Datenstrukturen</w:t>
              </w:r>
              <w:proofErr w:type="spellEnd"/>
            </w:ins>
          </w:p>
        </w:tc>
        <w:tc>
          <w:tcPr>
            <w:tcW w:w="7169" w:type="dxa"/>
            <w:gridSpan w:val="2"/>
            <w:tcBorders>
              <w:top w:val="single" w:sz="4" w:space="0" w:color="auto"/>
              <w:left w:val="single" w:sz="4" w:space="0" w:color="auto"/>
              <w:bottom w:val="single" w:sz="4" w:space="0" w:color="auto"/>
              <w:right w:val="single" w:sz="4" w:space="0" w:color="auto"/>
            </w:tcBorders>
          </w:tcPr>
          <w:p w14:paraId="0F89995B" w14:textId="77777777" w:rsidR="001630D0" w:rsidRDefault="001630D0" w:rsidP="001630D0">
            <w:pPr>
              <w:jc w:val="left"/>
              <w:rPr>
                <w:ins w:id="784" w:author="Mark Warneke" w:date="2015-05-25T12:39:00Z"/>
                <w:rFonts w:cs="Arial"/>
                <w:sz w:val="20"/>
              </w:rPr>
            </w:pPr>
          </w:p>
        </w:tc>
      </w:tr>
      <w:tr w:rsidR="001630D0" w:rsidRPr="00D62916" w14:paraId="0B32B6BB" w14:textId="77777777" w:rsidTr="001630D0">
        <w:trPr>
          <w:ins w:id="785" w:author="Mark Warneke" w:date="2015-05-25T12:39:00Z"/>
        </w:trPr>
        <w:tc>
          <w:tcPr>
            <w:tcW w:w="1051" w:type="dxa"/>
            <w:tcBorders>
              <w:top w:val="single" w:sz="4" w:space="0" w:color="auto"/>
              <w:left w:val="single" w:sz="4" w:space="0" w:color="auto"/>
              <w:bottom w:val="single" w:sz="4" w:space="0" w:color="auto"/>
              <w:right w:val="single" w:sz="4" w:space="0" w:color="auto"/>
            </w:tcBorders>
          </w:tcPr>
          <w:p w14:paraId="591D5DFC" w14:textId="77777777" w:rsidR="001630D0" w:rsidRDefault="001630D0" w:rsidP="001630D0">
            <w:pPr>
              <w:jc w:val="left"/>
              <w:rPr>
                <w:ins w:id="786" w:author="Mark Warneke" w:date="2015-05-25T12:39:00Z"/>
                <w:rFonts w:cs="Arial"/>
                <w:sz w:val="20"/>
              </w:rPr>
            </w:pPr>
          </w:p>
        </w:tc>
        <w:tc>
          <w:tcPr>
            <w:tcW w:w="7169" w:type="dxa"/>
            <w:gridSpan w:val="2"/>
            <w:tcBorders>
              <w:top w:val="single" w:sz="4" w:space="0" w:color="auto"/>
              <w:left w:val="single" w:sz="4" w:space="0" w:color="auto"/>
              <w:bottom w:val="single" w:sz="4" w:space="0" w:color="auto"/>
              <w:right w:val="single" w:sz="4" w:space="0" w:color="auto"/>
            </w:tcBorders>
          </w:tcPr>
          <w:p w14:paraId="56AB784B" w14:textId="2C337FAF" w:rsidR="001630D0" w:rsidRDefault="001630D0" w:rsidP="001630D0">
            <w:pPr>
              <w:jc w:val="left"/>
              <w:rPr>
                <w:ins w:id="787" w:author="Mark Warneke" w:date="2015-05-25T12:39:00Z"/>
                <w:rFonts w:cs="Arial"/>
                <w:sz w:val="20"/>
              </w:rPr>
            </w:pPr>
            <w:proofErr w:type="spellStart"/>
            <w:ins w:id="788" w:author="Mark Warneke" w:date="2015-05-25T12:39:00Z">
              <w:r>
                <w:rPr>
                  <w:rFonts w:cs="Arial"/>
                  <w:sz w:val="20"/>
                </w:rPr>
                <w:t>Mysql</w:t>
              </w:r>
              <w:proofErr w:type="spellEnd"/>
              <w:r>
                <w:rPr>
                  <w:rFonts w:cs="Arial"/>
                  <w:sz w:val="20"/>
                </w:rPr>
                <w:t xml:space="preserve"> Datenbank</w:t>
              </w:r>
            </w:ins>
          </w:p>
        </w:tc>
      </w:tr>
      <w:tr w:rsidR="001630D0" w:rsidRPr="00D62916" w14:paraId="04172C65" w14:textId="77777777" w:rsidTr="001630D0">
        <w:trPr>
          <w:ins w:id="789" w:author="Mark Warneke" w:date="2015-05-25T12:39:00Z"/>
        </w:trPr>
        <w:tc>
          <w:tcPr>
            <w:tcW w:w="1051" w:type="dxa"/>
            <w:tcBorders>
              <w:top w:val="single" w:sz="4" w:space="0" w:color="auto"/>
              <w:left w:val="single" w:sz="4" w:space="0" w:color="auto"/>
              <w:bottom w:val="single" w:sz="4" w:space="0" w:color="auto"/>
              <w:right w:val="single" w:sz="4" w:space="0" w:color="auto"/>
            </w:tcBorders>
          </w:tcPr>
          <w:p w14:paraId="2CC776A6" w14:textId="732DD00D" w:rsidR="001630D0" w:rsidRDefault="001630D0" w:rsidP="001630D0">
            <w:pPr>
              <w:jc w:val="left"/>
              <w:rPr>
                <w:ins w:id="790" w:author="Mark Warneke" w:date="2015-05-25T12:39:00Z"/>
                <w:rFonts w:cs="Arial"/>
                <w:sz w:val="20"/>
              </w:rPr>
            </w:pPr>
            <w:proofErr w:type="spellStart"/>
            <w:ins w:id="791" w:author="Mark Warneke" w:date="2015-05-25T12:39:00Z">
              <w:r>
                <w:rPr>
                  <w:rFonts w:cs="Arial"/>
                  <w:color w:val="262626"/>
                  <w:sz w:val="28"/>
                  <w:szCs w:val="28"/>
                  <w:lang w:val="en-US"/>
                </w:rPr>
                <w:t>Betriebssystem</w:t>
              </w:r>
              <w:proofErr w:type="spellEnd"/>
              <w:r>
                <w:rPr>
                  <w:rFonts w:cs="Arial"/>
                  <w:color w:val="262626"/>
                  <w:sz w:val="28"/>
                  <w:szCs w:val="28"/>
                  <w:lang w:val="en-US"/>
                </w:rPr>
                <w:t xml:space="preserve"> und Middleware</w:t>
              </w:r>
            </w:ins>
          </w:p>
        </w:tc>
        <w:tc>
          <w:tcPr>
            <w:tcW w:w="7169" w:type="dxa"/>
            <w:gridSpan w:val="2"/>
            <w:tcBorders>
              <w:top w:val="single" w:sz="4" w:space="0" w:color="auto"/>
              <w:left w:val="single" w:sz="4" w:space="0" w:color="auto"/>
              <w:bottom w:val="single" w:sz="4" w:space="0" w:color="auto"/>
              <w:right w:val="single" w:sz="4" w:space="0" w:color="auto"/>
            </w:tcBorders>
          </w:tcPr>
          <w:p w14:paraId="7B1F8AA7" w14:textId="77777777" w:rsidR="001630D0" w:rsidRDefault="001630D0" w:rsidP="001630D0">
            <w:pPr>
              <w:jc w:val="left"/>
              <w:rPr>
                <w:ins w:id="792" w:author="Mark Warneke" w:date="2015-05-25T12:39:00Z"/>
                <w:rFonts w:cs="Arial"/>
                <w:sz w:val="20"/>
              </w:rPr>
            </w:pPr>
          </w:p>
        </w:tc>
      </w:tr>
      <w:tr w:rsidR="001630D0" w:rsidRPr="00D62916" w14:paraId="0B9B07FC" w14:textId="77777777" w:rsidTr="001630D0">
        <w:trPr>
          <w:ins w:id="793" w:author="Mark Warneke" w:date="2015-05-25T12:39:00Z"/>
        </w:trPr>
        <w:tc>
          <w:tcPr>
            <w:tcW w:w="1051" w:type="dxa"/>
            <w:tcBorders>
              <w:top w:val="single" w:sz="4" w:space="0" w:color="auto"/>
              <w:left w:val="single" w:sz="4" w:space="0" w:color="auto"/>
              <w:bottom w:val="single" w:sz="4" w:space="0" w:color="auto"/>
              <w:right w:val="single" w:sz="4" w:space="0" w:color="auto"/>
            </w:tcBorders>
          </w:tcPr>
          <w:p w14:paraId="7D9A9D23" w14:textId="77777777" w:rsidR="001630D0" w:rsidRDefault="001630D0" w:rsidP="001630D0">
            <w:pPr>
              <w:jc w:val="left"/>
              <w:rPr>
                <w:ins w:id="794" w:author="Mark Warneke" w:date="2015-05-25T12:39:00Z"/>
                <w:rFonts w:cs="Arial"/>
                <w:sz w:val="20"/>
              </w:rPr>
            </w:pPr>
          </w:p>
        </w:tc>
        <w:tc>
          <w:tcPr>
            <w:tcW w:w="7169" w:type="dxa"/>
            <w:gridSpan w:val="2"/>
            <w:tcBorders>
              <w:top w:val="single" w:sz="4" w:space="0" w:color="auto"/>
              <w:left w:val="single" w:sz="4" w:space="0" w:color="auto"/>
              <w:bottom w:val="single" w:sz="4" w:space="0" w:color="auto"/>
              <w:right w:val="single" w:sz="4" w:space="0" w:color="auto"/>
            </w:tcBorders>
          </w:tcPr>
          <w:p w14:paraId="7C8E3FE8" w14:textId="7C08ED38" w:rsidR="00035B17" w:rsidRDefault="00035B17" w:rsidP="001630D0">
            <w:pPr>
              <w:jc w:val="left"/>
              <w:rPr>
                <w:ins w:id="795" w:author="Mark Warneke" w:date="2015-05-25T12:44:00Z"/>
                <w:rFonts w:cs="Arial"/>
                <w:sz w:val="20"/>
              </w:rPr>
            </w:pPr>
            <w:ins w:id="796" w:author="Mark Warneke" w:date="2015-05-25T12:44:00Z">
              <w:r>
                <w:rPr>
                  <w:rFonts w:cs="Arial"/>
                  <w:sz w:val="20"/>
                </w:rPr>
                <w:t>Java EE</w:t>
              </w:r>
            </w:ins>
          </w:p>
          <w:p w14:paraId="0C34E3B0" w14:textId="77777777" w:rsidR="001630D0" w:rsidRDefault="001630D0" w:rsidP="001630D0">
            <w:pPr>
              <w:jc w:val="left"/>
              <w:rPr>
                <w:ins w:id="797" w:author="Mark Warneke" w:date="2015-05-25T12:40:00Z"/>
                <w:rFonts w:cs="Arial"/>
                <w:sz w:val="20"/>
              </w:rPr>
            </w:pPr>
            <w:proofErr w:type="spellStart"/>
            <w:ins w:id="798" w:author="Mark Warneke" w:date="2015-05-25T12:40:00Z">
              <w:r>
                <w:rPr>
                  <w:rFonts w:cs="Arial"/>
                  <w:sz w:val="20"/>
                </w:rPr>
                <w:t>Wildfly</w:t>
              </w:r>
              <w:proofErr w:type="spellEnd"/>
            </w:ins>
          </w:p>
          <w:p w14:paraId="7C4F4F62" w14:textId="77777777" w:rsidR="001630D0" w:rsidRDefault="001630D0" w:rsidP="001630D0">
            <w:pPr>
              <w:jc w:val="left"/>
              <w:rPr>
                <w:ins w:id="799" w:author="Mark Warneke" w:date="2015-05-25T12:40:00Z"/>
                <w:rFonts w:cs="Arial"/>
                <w:sz w:val="20"/>
              </w:rPr>
            </w:pPr>
            <w:ins w:id="800" w:author="Mark Warneke" w:date="2015-05-25T12:40:00Z">
              <w:r>
                <w:rPr>
                  <w:rFonts w:cs="Arial"/>
                  <w:sz w:val="20"/>
                </w:rPr>
                <w:t>Unix</w:t>
              </w:r>
            </w:ins>
          </w:p>
          <w:p w14:paraId="4EC812B8" w14:textId="77777777" w:rsidR="001630D0" w:rsidRDefault="001630D0" w:rsidP="001630D0">
            <w:pPr>
              <w:jc w:val="left"/>
              <w:rPr>
                <w:ins w:id="801" w:author="Mark Warneke" w:date="2015-05-25T12:44:00Z"/>
                <w:rFonts w:cs="Arial"/>
                <w:sz w:val="20"/>
              </w:rPr>
            </w:pPr>
            <w:ins w:id="802" w:author="Mark Warneke" w:date="2015-05-25T12:40:00Z">
              <w:r>
                <w:rPr>
                  <w:rFonts w:cs="Arial"/>
                  <w:sz w:val="20"/>
                </w:rPr>
                <w:t>Apache</w:t>
              </w:r>
            </w:ins>
          </w:p>
          <w:p w14:paraId="2F8B3C74" w14:textId="4AA6F5B6" w:rsidR="00035B17" w:rsidRDefault="00035B17" w:rsidP="001630D0">
            <w:pPr>
              <w:jc w:val="left"/>
              <w:rPr>
                <w:ins w:id="803" w:author="Mark Warneke" w:date="2015-05-25T12:39:00Z"/>
                <w:rFonts w:cs="Arial"/>
                <w:sz w:val="20"/>
              </w:rPr>
            </w:pPr>
          </w:p>
        </w:tc>
      </w:tr>
    </w:tbl>
    <w:p w14:paraId="7F39B0B3" w14:textId="09A560DC" w:rsidR="00286C99" w:rsidRPr="00D62916" w:rsidRDefault="00286C99" w:rsidP="00286C99">
      <w:pPr>
        <w:spacing w:before="56" w:after="113"/>
        <w:rPr>
          <w:rFonts w:cs="Arial"/>
          <w:sz w:val="20"/>
        </w:rPr>
      </w:pPr>
    </w:p>
    <w:bookmarkEnd w:id="749"/>
    <w:bookmarkEnd w:id="750"/>
    <w:p w14:paraId="633CB78A" w14:textId="77777777" w:rsidR="00286C99" w:rsidRPr="00D62916" w:rsidRDefault="00286C99" w:rsidP="00286C99">
      <w:pPr>
        <w:pStyle w:val="Erluterungberschrift"/>
      </w:pPr>
      <w:r w:rsidRPr="00D62916">
        <w:t>Beispiele</w:t>
      </w:r>
    </w:p>
    <w:p w14:paraId="2B5A145B" w14:textId="77777777" w:rsidR="00286C99" w:rsidRPr="00D62916" w:rsidRDefault="00286C99" w:rsidP="00286C99">
      <w:pPr>
        <w:pStyle w:val="Erluterungstext"/>
      </w:pPr>
    </w:p>
    <w:tbl>
      <w:tblPr>
        <w:tblW w:w="0" w:type="auto"/>
        <w:tblInd w:w="75" w:type="dxa"/>
        <w:tblLayout w:type="fixed"/>
        <w:tblCellMar>
          <w:left w:w="75" w:type="dxa"/>
          <w:right w:w="75" w:type="dxa"/>
        </w:tblCellMar>
        <w:tblLook w:val="0000" w:firstRow="0" w:lastRow="0" w:firstColumn="0" w:lastColumn="0" w:noHBand="0" w:noVBand="0"/>
      </w:tblPr>
      <w:tblGrid>
        <w:gridCol w:w="2877"/>
        <w:gridCol w:w="5343"/>
      </w:tblGrid>
      <w:tr w:rsidR="00286C99" w:rsidRPr="006B0F7C" w:rsidDel="001630D0" w14:paraId="1DA58182" w14:textId="72777050">
        <w:trPr>
          <w:del w:id="804" w:author="Mark Warneke" w:date="2015-05-25T12:40:00Z"/>
        </w:trPr>
        <w:tc>
          <w:tcPr>
            <w:tcW w:w="2877" w:type="dxa"/>
            <w:tcBorders>
              <w:top w:val="single" w:sz="4" w:space="0" w:color="auto"/>
              <w:left w:val="single" w:sz="4" w:space="0" w:color="auto"/>
              <w:bottom w:val="single" w:sz="4" w:space="0" w:color="auto"/>
              <w:right w:val="single" w:sz="4" w:space="0" w:color="auto"/>
            </w:tcBorders>
          </w:tcPr>
          <w:p w14:paraId="39CBBE20" w14:textId="7B696AC6" w:rsidR="00286C99" w:rsidRPr="006B0F7C" w:rsidDel="001630D0" w:rsidRDefault="00286C99" w:rsidP="00286C99">
            <w:pPr>
              <w:pStyle w:val="Erluterungstext"/>
              <w:rPr>
                <w:del w:id="805" w:author="Mark Warneke" w:date="2015-05-25T12:40:00Z"/>
              </w:rPr>
            </w:pPr>
            <w:bookmarkStart w:id="806" w:name="OLE_LINK60"/>
            <w:bookmarkStart w:id="807" w:name="OLE_LINK148"/>
            <w:del w:id="808" w:author="Mark Warneke" w:date="2015-05-25T12:40:00Z">
              <w:r w:rsidRPr="006B0F7C" w:rsidDel="001630D0">
                <w:rPr>
                  <w:szCs w:val="22"/>
                </w:rPr>
                <w:delText>Randbedingung</w:delText>
              </w:r>
            </w:del>
          </w:p>
        </w:tc>
        <w:tc>
          <w:tcPr>
            <w:tcW w:w="5343" w:type="dxa"/>
            <w:tcBorders>
              <w:top w:val="single" w:sz="4" w:space="0" w:color="auto"/>
              <w:left w:val="single" w:sz="4" w:space="0" w:color="auto"/>
              <w:bottom w:val="single" w:sz="4" w:space="0" w:color="auto"/>
              <w:right w:val="single" w:sz="4" w:space="0" w:color="auto"/>
            </w:tcBorders>
          </w:tcPr>
          <w:p w14:paraId="5849AE03" w14:textId="1E09A123" w:rsidR="00286C99" w:rsidRPr="006B0F7C" w:rsidDel="001630D0" w:rsidRDefault="00286C99" w:rsidP="00286C99">
            <w:pPr>
              <w:pStyle w:val="Erluterungstext"/>
              <w:rPr>
                <w:del w:id="809" w:author="Mark Warneke" w:date="2015-05-25T12:40:00Z"/>
              </w:rPr>
            </w:pPr>
            <w:del w:id="810" w:author="Mark Warneke" w:date="2015-05-25T12:40:00Z">
              <w:r w:rsidRPr="006B0F7C" w:rsidDel="001630D0">
                <w:rPr>
                  <w:szCs w:val="22"/>
                </w:rPr>
                <w:delText>Erläuterung</w:delText>
              </w:r>
            </w:del>
          </w:p>
        </w:tc>
      </w:tr>
      <w:tr w:rsidR="00286C99" w:rsidRPr="006B0F7C" w:rsidDel="001630D0" w14:paraId="0C32C68D" w14:textId="3F74870F">
        <w:trPr>
          <w:del w:id="811" w:author="Mark Warneke" w:date="2015-05-25T12:40:00Z"/>
        </w:trPr>
        <w:tc>
          <w:tcPr>
            <w:tcW w:w="2877" w:type="dxa"/>
            <w:tcBorders>
              <w:top w:val="single" w:sz="4" w:space="0" w:color="auto"/>
              <w:left w:val="single" w:sz="4" w:space="0" w:color="auto"/>
              <w:bottom w:val="single" w:sz="4" w:space="0" w:color="auto"/>
              <w:right w:val="single" w:sz="4" w:space="0" w:color="auto"/>
            </w:tcBorders>
          </w:tcPr>
          <w:p w14:paraId="71661896" w14:textId="43613BC8" w:rsidR="00286C99" w:rsidRPr="006B0F7C" w:rsidDel="001630D0" w:rsidRDefault="00286C99" w:rsidP="00286C99">
            <w:pPr>
              <w:pStyle w:val="Erluterungstext"/>
              <w:rPr>
                <w:del w:id="812" w:author="Mark Warneke" w:date="2015-05-25T12:40:00Z"/>
              </w:rPr>
            </w:pPr>
            <w:del w:id="813" w:author="Mark Warneke" w:date="2015-05-25T12:40:00Z">
              <w:r w:rsidRPr="006B0F7C" w:rsidDel="001630D0">
                <w:rPr>
                  <w:szCs w:val="22"/>
                </w:rPr>
                <w:delText>Hardware-Infrastruktur</w:delText>
              </w:r>
            </w:del>
          </w:p>
        </w:tc>
        <w:tc>
          <w:tcPr>
            <w:tcW w:w="5343" w:type="dxa"/>
            <w:tcBorders>
              <w:top w:val="single" w:sz="4" w:space="0" w:color="auto"/>
              <w:left w:val="single" w:sz="4" w:space="0" w:color="auto"/>
              <w:bottom w:val="single" w:sz="4" w:space="0" w:color="auto"/>
              <w:right w:val="single" w:sz="4" w:space="0" w:color="auto"/>
            </w:tcBorders>
          </w:tcPr>
          <w:p w14:paraId="74CA33D1" w14:textId="09E8B500" w:rsidR="00286C99" w:rsidRPr="006B0F7C" w:rsidDel="001630D0" w:rsidRDefault="00286C99" w:rsidP="00286C99">
            <w:pPr>
              <w:pStyle w:val="Erluterungstext"/>
              <w:rPr>
                <w:del w:id="814" w:author="Mark Warneke" w:date="2015-05-25T12:40:00Z"/>
              </w:rPr>
            </w:pPr>
            <w:del w:id="815" w:author="Mark Warneke" w:date="2015-05-25T12:40:00Z">
              <w:r w:rsidRPr="006B0F7C" w:rsidDel="001630D0">
                <w:rPr>
                  <w:szCs w:val="22"/>
                </w:rPr>
                <w:delText>Prozessoren, Speicher, Netzwerke, Firewalls und andere relevante Elemente der Hardware- Infrastruktur</w:delText>
              </w:r>
            </w:del>
          </w:p>
        </w:tc>
      </w:tr>
      <w:tr w:rsidR="00286C99" w:rsidRPr="006B0F7C" w:rsidDel="001630D0" w14:paraId="0B58F8DA" w14:textId="57F89CA3">
        <w:trPr>
          <w:del w:id="816" w:author="Mark Warneke" w:date="2015-05-25T12:40:00Z"/>
        </w:trPr>
        <w:tc>
          <w:tcPr>
            <w:tcW w:w="2877" w:type="dxa"/>
            <w:tcBorders>
              <w:top w:val="single" w:sz="4" w:space="0" w:color="auto"/>
              <w:left w:val="single" w:sz="4" w:space="0" w:color="auto"/>
              <w:bottom w:val="single" w:sz="4" w:space="0" w:color="auto"/>
              <w:right w:val="single" w:sz="4" w:space="0" w:color="auto"/>
            </w:tcBorders>
          </w:tcPr>
          <w:p w14:paraId="12F7B8D0" w14:textId="3F7EA78C" w:rsidR="00286C99" w:rsidRPr="006B0F7C" w:rsidDel="001630D0" w:rsidRDefault="00286C99" w:rsidP="00286C99">
            <w:pPr>
              <w:pStyle w:val="Erluterungstext"/>
              <w:rPr>
                <w:del w:id="817" w:author="Mark Warneke" w:date="2015-05-25T12:40:00Z"/>
              </w:rPr>
            </w:pPr>
            <w:del w:id="818" w:author="Mark Warneke" w:date="2015-05-25T12:40:00Z">
              <w:r w:rsidRPr="006B0F7C" w:rsidDel="001630D0">
                <w:rPr>
                  <w:szCs w:val="22"/>
                </w:rPr>
                <w:delText>Software-Infrastruktur</w:delText>
              </w:r>
            </w:del>
          </w:p>
        </w:tc>
        <w:tc>
          <w:tcPr>
            <w:tcW w:w="5343" w:type="dxa"/>
            <w:tcBorders>
              <w:top w:val="single" w:sz="4" w:space="0" w:color="auto"/>
              <w:left w:val="single" w:sz="4" w:space="0" w:color="auto"/>
              <w:bottom w:val="single" w:sz="4" w:space="0" w:color="auto"/>
              <w:right w:val="single" w:sz="4" w:space="0" w:color="auto"/>
            </w:tcBorders>
          </w:tcPr>
          <w:p w14:paraId="4479AFC5" w14:textId="7157FFAE" w:rsidR="00286C99" w:rsidRPr="006B0F7C" w:rsidDel="001630D0" w:rsidRDefault="00286C99" w:rsidP="00286C99">
            <w:pPr>
              <w:pStyle w:val="Erluterungstext"/>
              <w:rPr>
                <w:del w:id="819" w:author="Mark Warneke" w:date="2015-05-25T12:40:00Z"/>
              </w:rPr>
            </w:pPr>
            <w:del w:id="820" w:author="Mark Warneke" w:date="2015-05-25T12:40:00Z">
              <w:r w:rsidRPr="006B0F7C" w:rsidDel="001630D0">
                <w:rPr>
                  <w:szCs w:val="22"/>
                </w:rPr>
                <w:delText>Betriebssysteme, Datenbanksysteme, Middleware, Kommunikationssysteme, Transaktionsmonitor, Webserver, Verzeichnisdienste</w:delText>
              </w:r>
            </w:del>
          </w:p>
        </w:tc>
      </w:tr>
      <w:tr w:rsidR="00286C99" w:rsidRPr="006B0F7C" w:rsidDel="001630D0" w14:paraId="53A62925" w14:textId="74628779">
        <w:trPr>
          <w:del w:id="821" w:author="Mark Warneke" w:date="2015-05-25T12:40:00Z"/>
        </w:trPr>
        <w:tc>
          <w:tcPr>
            <w:tcW w:w="2877" w:type="dxa"/>
            <w:tcBorders>
              <w:top w:val="single" w:sz="4" w:space="0" w:color="auto"/>
              <w:left w:val="single" w:sz="4" w:space="0" w:color="auto"/>
              <w:bottom w:val="single" w:sz="4" w:space="0" w:color="auto"/>
              <w:right w:val="single" w:sz="4" w:space="0" w:color="auto"/>
            </w:tcBorders>
          </w:tcPr>
          <w:p w14:paraId="6F4F8654" w14:textId="03429D96" w:rsidR="00286C99" w:rsidRPr="006B0F7C" w:rsidDel="001630D0" w:rsidRDefault="00286C99" w:rsidP="00286C99">
            <w:pPr>
              <w:pStyle w:val="Erluterungstext"/>
              <w:rPr>
                <w:del w:id="822" w:author="Mark Warneke" w:date="2015-05-25T12:40:00Z"/>
              </w:rPr>
            </w:pPr>
            <w:del w:id="823" w:author="Mark Warneke" w:date="2015-05-25T12:40:00Z">
              <w:r w:rsidRPr="006B0F7C" w:rsidDel="001630D0">
                <w:rPr>
                  <w:szCs w:val="22"/>
                </w:rPr>
                <w:delText>Systembetrieb</w:delText>
              </w:r>
            </w:del>
          </w:p>
        </w:tc>
        <w:tc>
          <w:tcPr>
            <w:tcW w:w="5343" w:type="dxa"/>
            <w:tcBorders>
              <w:top w:val="single" w:sz="4" w:space="0" w:color="auto"/>
              <w:left w:val="single" w:sz="4" w:space="0" w:color="auto"/>
              <w:bottom w:val="single" w:sz="4" w:space="0" w:color="auto"/>
              <w:right w:val="single" w:sz="4" w:space="0" w:color="auto"/>
            </w:tcBorders>
          </w:tcPr>
          <w:p w14:paraId="58E13B20" w14:textId="11368A41" w:rsidR="00286C99" w:rsidRPr="006B0F7C" w:rsidDel="001630D0" w:rsidRDefault="00286C99" w:rsidP="00286C99">
            <w:pPr>
              <w:pStyle w:val="Erluterungstext"/>
              <w:rPr>
                <w:del w:id="824" w:author="Mark Warneke" w:date="2015-05-25T12:40:00Z"/>
              </w:rPr>
            </w:pPr>
            <w:del w:id="825" w:author="Mark Warneke" w:date="2015-05-25T12:40:00Z">
              <w:r w:rsidRPr="006B0F7C" w:rsidDel="001630D0">
                <w:rPr>
                  <w:szCs w:val="22"/>
                </w:rPr>
                <w:delText>Batch- oder Onlinebetrieb des Systems oder notwendiger externer Systeme?</w:delText>
              </w:r>
            </w:del>
          </w:p>
        </w:tc>
      </w:tr>
      <w:tr w:rsidR="00286C99" w:rsidRPr="006B0F7C" w:rsidDel="001630D0" w14:paraId="54EF16B1" w14:textId="65DBA8AA">
        <w:trPr>
          <w:del w:id="826" w:author="Mark Warneke" w:date="2015-05-25T12:40:00Z"/>
        </w:trPr>
        <w:tc>
          <w:tcPr>
            <w:tcW w:w="2877" w:type="dxa"/>
            <w:tcBorders>
              <w:top w:val="single" w:sz="4" w:space="0" w:color="auto"/>
              <w:left w:val="single" w:sz="4" w:space="0" w:color="auto"/>
              <w:bottom w:val="single" w:sz="4" w:space="0" w:color="auto"/>
              <w:right w:val="single" w:sz="4" w:space="0" w:color="auto"/>
            </w:tcBorders>
          </w:tcPr>
          <w:p w14:paraId="28854736" w14:textId="6FC7637E" w:rsidR="00286C99" w:rsidRPr="006B0F7C" w:rsidDel="001630D0" w:rsidRDefault="00286C99" w:rsidP="00286C99">
            <w:pPr>
              <w:pStyle w:val="Erluterungstext"/>
              <w:rPr>
                <w:del w:id="827" w:author="Mark Warneke" w:date="2015-05-25T12:40:00Z"/>
              </w:rPr>
            </w:pPr>
            <w:del w:id="828" w:author="Mark Warneke" w:date="2015-05-25T12:40:00Z">
              <w:r w:rsidRPr="006B0F7C" w:rsidDel="001630D0">
                <w:rPr>
                  <w:szCs w:val="22"/>
                </w:rPr>
                <w:delText>Verfügbarkeit der Laufzeitumgebung</w:delText>
              </w:r>
            </w:del>
          </w:p>
        </w:tc>
        <w:tc>
          <w:tcPr>
            <w:tcW w:w="5343" w:type="dxa"/>
            <w:tcBorders>
              <w:top w:val="single" w:sz="4" w:space="0" w:color="auto"/>
              <w:left w:val="single" w:sz="4" w:space="0" w:color="auto"/>
              <w:bottom w:val="single" w:sz="4" w:space="0" w:color="auto"/>
              <w:right w:val="single" w:sz="4" w:space="0" w:color="auto"/>
            </w:tcBorders>
          </w:tcPr>
          <w:p w14:paraId="1C09A322" w14:textId="02194B4E" w:rsidR="00286C99" w:rsidRPr="006B0F7C" w:rsidDel="001630D0" w:rsidRDefault="00286C99" w:rsidP="00286C99">
            <w:pPr>
              <w:pStyle w:val="Erluterungstext"/>
              <w:rPr>
                <w:del w:id="829" w:author="Mark Warneke" w:date="2015-05-25T12:40:00Z"/>
              </w:rPr>
            </w:pPr>
            <w:del w:id="830" w:author="Mark Warneke" w:date="2015-05-25T12:40:00Z">
              <w:r w:rsidRPr="006B0F7C" w:rsidDel="001630D0">
                <w:rPr>
                  <w:szCs w:val="22"/>
                </w:rPr>
                <w:delText>Rechenzentrum mit 7x24h Betriebszeit?</w:delText>
              </w:r>
            </w:del>
          </w:p>
          <w:p w14:paraId="38C411E3" w14:textId="5657155E" w:rsidR="00286C99" w:rsidRPr="006B0F7C" w:rsidDel="001630D0" w:rsidRDefault="00286C99" w:rsidP="00286C99">
            <w:pPr>
              <w:pStyle w:val="Erluterungstext"/>
              <w:rPr>
                <w:del w:id="831" w:author="Mark Warneke" w:date="2015-05-25T12:40:00Z"/>
              </w:rPr>
            </w:pPr>
            <w:del w:id="832" w:author="Mark Warneke" w:date="2015-05-25T12:40:00Z">
              <w:r w:rsidRPr="006B0F7C" w:rsidDel="001630D0">
                <w:rPr>
                  <w:szCs w:val="22"/>
                </w:rPr>
                <w:delText>Gibt es Wartungs- oder Backupzeiten mit eingeschränkter Verfügbarkeit des Systems oder wichtiger Systemteile?</w:delText>
              </w:r>
            </w:del>
          </w:p>
        </w:tc>
      </w:tr>
      <w:tr w:rsidR="00286C99" w:rsidRPr="006B0F7C" w:rsidDel="001630D0" w14:paraId="2E470305" w14:textId="0F4B91AA">
        <w:trPr>
          <w:del w:id="833" w:author="Mark Warneke" w:date="2015-05-25T12:40:00Z"/>
        </w:trPr>
        <w:tc>
          <w:tcPr>
            <w:tcW w:w="2877" w:type="dxa"/>
            <w:tcBorders>
              <w:top w:val="single" w:sz="4" w:space="0" w:color="auto"/>
              <w:left w:val="single" w:sz="4" w:space="0" w:color="auto"/>
              <w:bottom w:val="single" w:sz="4" w:space="0" w:color="auto"/>
              <w:right w:val="single" w:sz="4" w:space="0" w:color="auto"/>
            </w:tcBorders>
          </w:tcPr>
          <w:p w14:paraId="73466D59" w14:textId="25F1E1F8" w:rsidR="00286C99" w:rsidRPr="006B0F7C" w:rsidDel="001630D0" w:rsidRDefault="00286C99" w:rsidP="00286C99">
            <w:pPr>
              <w:pStyle w:val="Erluterungstext"/>
              <w:rPr>
                <w:del w:id="834" w:author="Mark Warneke" w:date="2015-05-25T12:40:00Z"/>
              </w:rPr>
            </w:pPr>
            <w:del w:id="835" w:author="Mark Warneke" w:date="2015-05-25T12:40:00Z">
              <w:r w:rsidRPr="006B0F7C" w:rsidDel="001630D0">
                <w:rPr>
                  <w:szCs w:val="22"/>
                </w:rPr>
                <w:delText>Grafische Oberfläche</w:delText>
              </w:r>
            </w:del>
          </w:p>
        </w:tc>
        <w:tc>
          <w:tcPr>
            <w:tcW w:w="5343" w:type="dxa"/>
            <w:tcBorders>
              <w:top w:val="single" w:sz="4" w:space="0" w:color="auto"/>
              <w:left w:val="single" w:sz="4" w:space="0" w:color="auto"/>
              <w:bottom w:val="single" w:sz="4" w:space="0" w:color="auto"/>
              <w:right w:val="single" w:sz="4" w:space="0" w:color="auto"/>
            </w:tcBorders>
          </w:tcPr>
          <w:p w14:paraId="6FDDE27F" w14:textId="249550DA" w:rsidR="00286C99" w:rsidRPr="006B0F7C" w:rsidDel="001630D0" w:rsidRDefault="00286C99" w:rsidP="00286C99">
            <w:pPr>
              <w:pStyle w:val="Erluterungstext"/>
              <w:rPr>
                <w:del w:id="836" w:author="Mark Warneke" w:date="2015-05-25T12:40:00Z"/>
              </w:rPr>
            </w:pPr>
            <w:del w:id="837" w:author="Mark Warneke" w:date="2015-05-25T12:40:00Z">
              <w:r w:rsidRPr="006B0F7C" w:rsidDel="001630D0">
                <w:rPr>
                  <w:szCs w:val="22"/>
                </w:rPr>
                <w:delText>Existieren Vorgaben hinsichtlich grafischer Oberfläche (Style Guide)?</w:delText>
              </w:r>
            </w:del>
          </w:p>
        </w:tc>
      </w:tr>
      <w:tr w:rsidR="00286C99" w:rsidRPr="006B0F7C" w:rsidDel="001630D0" w14:paraId="3DC5546F" w14:textId="0A531F2D">
        <w:trPr>
          <w:del w:id="838" w:author="Mark Warneke" w:date="2015-05-25T12:40:00Z"/>
        </w:trPr>
        <w:tc>
          <w:tcPr>
            <w:tcW w:w="2877" w:type="dxa"/>
            <w:tcBorders>
              <w:top w:val="single" w:sz="4" w:space="0" w:color="auto"/>
              <w:left w:val="single" w:sz="4" w:space="0" w:color="auto"/>
              <w:bottom w:val="single" w:sz="4" w:space="0" w:color="auto"/>
              <w:right w:val="single" w:sz="4" w:space="0" w:color="auto"/>
            </w:tcBorders>
          </w:tcPr>
          <w:p w14:paraId="754BAB68" w14:textId="5D1713A6" w:rsidR="00286C99" w:rsidRPr="006B0F7C" w:rsidDel="001630D0" w:rsidRDefault="00286C99" w:rsidP="00286C99">
            <w:pPr>
              <w:pStyle w:val="Erluterungstext"/>
              <w:rPr>
                <w:del w:id="839" w:author="Mark Warneke" w:date="2015-05-25T12:40:00Z"/>
              </w:rPr>
            </w:pPr>
            <w:del w:id="840" w:author="Mark Warneke" w:date="2015-05-25T12:40:00Z">
              <w:r w:rsidRPr="006B0F7C" w:rsidDel="001630D0">
                <w:rPr>
                  <w:szCs w:val="22"/>
                </w:rPr>
                <w:delText>Bibliotheken, Frameworks und Komponenten</w:delText>
              </w:r>
            </w:del>
          </w:p>
        </w:tc>
        <w:tc>
          <w:tcPr>
            <w:tcW w:w="5343" w:type="dxa"/>
            <w:tcBorders>
              <w:top w:val="single" w:sz="4" w:space="0" w:color="auto"/>
              <w:left w:val="single" w:sz="4" w:space="0" w:color="auto"/>
              <w:bottom w:val="single" w:sz="4" w:space="0" w:color="auto"/>
              <w:right w:val="single" w:sz="4" w:space="0" w:color="auto"/>
            </w:tcBorders>
          </w:tcPr>
          <w:p w14:paraId="72FBB7C1" w14:textId="62EBC78C" w:rsidR="00286C99" w:rsidRPr="006B0F7C" w:rsidDel="001630D0" w:rsidRDefault="00286C99" w:rsidP="00286C99">
            <w:pPr>
              <w:pStyle w:val="Erluterungstext"/>
              <w:rPr>
                <w:del w:id="841" w:author="Mark Warneke" w:date="2015-05-25T12:40:00Z"/>
              </w:rPr>
            </w:pPr>
            <w:del w:id="842" w:author="Mark Warneke" w:date="2015-05-25T12:40:00Z">
              <w:r w:rsidRPr="006B0F7C" w:rsidDel="001630D0">
                <w:rPr>
                  <w:szCs w:val="22"/>
                </w:rPr>
                <w:delText>Sollen bestimmte „Software-Fertigteile“ eingesetzt werden?</w:delText>
              </w:r>
            </w:del>
          </w:p>
        </w:tc>
      </w:tr>
      <w:tr w:rsidR="00286C99" w:rsidRPr="006B0F7C" w:rsidDel="001630D0" w14:paraId="66A9FEF9" w14:textId="7B78CD3E">
        <w:trPr>
          <w:del w:id="843" w:author="Mark Warneke" w:date="2015-05-25T12:40:00Z"/>
        </w:trPr>
        <w:tc>
          <w:tcPr>
            <w:tcW w:w="2877" w:type="dxa"/>
            <w:tcBorders>
              <w:top w:val="single" w:sz="4" w:space="0" w:color="auto"/>
              <w:left w:val="single" w:sz="4" w:space="0" w:color="auto"/>
              <w:bottom w:val="single" w:sz="4" w:space="0" w:color="auto"/>
              <w:right w:val="single" w:sz="4" w:space="0" w:color="auto"/>
            </w:tcBorders>
          </w:tcPr>
          <w:p w14:paraId="564500C3" w14:textId="711FB22E" w:rsidR="00286C99" w:rsidRPr="006B0F7C" w:rsidDel="001630D0" w:rsidRDefault="00286C99" w:rsidP="00286C99">
            <w:pPr>
              <w:pStyle w:val="Erluterungstext"/>
              <w:rPr>
                <w:del w:id="844" w:author="Mark Warneke" w:date="2015-05-25T12:40:00Z"/>
              </w:rPr>
            </w:pPr>
            <w:del w:id="845" w:author="Mark Warneke" w:date="2015-05-25T12:40:00Z">
              <w:r w:rsidRPr="006B0F7C" w:rsidDel="001630D0">
                <w:rPr>
                  <w:szCs w:val="22"/>
                </w:rPr>
                <w:delText>Programmiersprachen</w:delText>
              </w:r>
            </w:del>
          </w:p>
        </w:tc>
        <w:tc>
          <w:tcPr>
            <w:tcW w:w="5343" w:type="dxa"/>
            <w:tcBorders>
              <w:top w:val="single" w:sz="4" w:space="0" w:color="auto"/>
              <w:left w:val="single" w:sz="4" w:space="0" w:color="auto"/>
              <w:bottom w:val="single" w:sz="4" w:space="0" w:color="auto"/>
              <w:right w:val="single" w:sz="4" w:space="0" w:color="auto"/>
            </w:tcBorders>
          </w:tcPr>
          <w:p w14:paraId="303B1BE5" w14:textId="696C5153" w:rsidR="00286C99" w:rsidRPr="006B0F7C" w:rsidDel="001630D0" w:rsidRDefault="00286C99" w:rsidP="00286C99">
            <w:pPr>
              <w:pStyle w:val="Erluterungstext"/>
              <w:rPr>
                <w:del w:id="846" w:author="Mark Warneke" w:date="2015-05-25T12:40:00Z"/>
              </w:rPr>
            </w:pPr>
            <w:del w:id="847" w:author="Mark Warneke" w:date="2015-05-25T12:40:00Z">
              <w:r w:rsidRPr="006B0F7C" w:rsidDel="001630D0">
                <w:rPr>
                  <w:szCs w:val="22"/>
                </w:rPr>
                <w:delText>Objektorientierte, strukturierte, deklarative oder</w:delText>
              </w:r>
              <w:r w:rsidRPr="006B0F7C" w:rsidDel="001630D0">
                <w:rPr>
                  <w:szCs w:val="22"/>
                </w:rPr>
                <w:br/>
                <w:delText>Regelsprachen, kompilierte oder interpretierte</w:delText>
              </w:r>
              <w:r w:rsidRPr="006B0F7C" w:rsidDel="001630D0">
                <w:rPr>
                  <w:szCs w:val="22"/>
                </w:rPr>
                <w:br/>
                <w:delText>Sprachen?</w:delText>
              </w:r>
            </w:del>
          </w:p>
        </w:tc>
      </w:tr>
      <w:tr w:rsidR="00286C99" w:rsidRPr="006B0F7C" w:rsidDel="001630D0" w14:paraId="711A0B23" w14:textId="1AF50C4C">
        <w:trPr>
          <w:del w:id="848" w:author="Mark Warneke" w:date="2015-05-25T12:40:00Z"/>
        </w:trPr>
        <w:tc>
          <w:tcPr>
            <w:tcW w:w="2877" w:type="dxa"/>
            <w:tcBorders>
              <w:top w:val="single" w:sz="4" w:space="0" w:color="auto"/>
              <w:left w:val="single" w:sz="4" w:space="0" w:color="auto"/>
              <w:bottom w:val="single" w:sz="4" w:space="0" w:color="auto"/>
              <w:right w:val="single" w:sz="4" w:space="0" w:color="auto"/>
            </w:tcBorders>
          </w:tcPr>
          <w:p w14:paraId="22A78E0B" w14:textId="53E899E8" w:rsidR="00286C99" w:rsidRPr="006B0F7C" w:rsidDel="001630D0" w:rsidRDefault="00286C99" w:rsidP="00286C99">
            <w:pPr>
              <w:pStyle w:val="Erluterungstext"/>
              <w:rPr>
                <w:del w:id="849" w:author="Mark Warneke" w:date="2015-05-25T12:40:00Z"/>
              </w:rPr>
            </w:pPr>
            <w:del w:id="850" w:author="Mark Warneke" w:date="2015-05-25T12:40:00Z">
              <w:r w:rsidRPr="006B0F7C" w:rsidDel="001630D0">
                <w:rPr>
                  <w:szCs w:val="22"/>
                </w:rPr>
                <w:delText>Referenzarchitekturen</w:delText>
              </w:r>
            </w:del>
          </w:p>
        </w:tc>
        <w:tc>
          <w:tcPr>
            <w:tcW w:w="5343" w:type="dxa"/>
            <w:tcBorders>
              <w:top w:val="single" w:sz="4" w:space="0" w:color="auto"/>
              <w:left w:val="single" w:sz="4" w:space="0" w:color="auto"/>
              <w:bottom w:val="single" w:sz="4" w:space="0" w:color="auto"/>
              <w:right w:val="single" w:sz="4" w:space="0" w:color="auto"/>
            </w:tcBorders>
          </w:tcPr>
          <w:p w14:paraId="110111F1" w14:textId="3313D592" w:rsidR="00286C99" w:rsidRPr="006B0F7C" w:rsidDel="001630D0" w:rsidRDefault="00286C99" w:rsidP="00286C99">
            <w:pPr>
              <w:pStyle w:val="Erluterungstext"/>
              <w:rPr>
                <w:del w:id="851" w:author="Mark Warneke" w:date="2015-05-25T12:40:00Z"/>
              </w:rPr>
            </w:pPr>
            <w:del w:id="852" w:author="Mark Warneke" w:date="2015-05-25T12:40:00Z">
              <w:r w:rsidRPr="006B0F7C" w:rsidDel="001630D0">
                <w:rPr>
                  <w:szCs w:val="22"/>
                </w:rPr>
                <w:delText>Gibt es in der Organisation vergleichbare oder übertragbare Referenzprojekte?</w:delText>
              </w:r>
            </w:del>
          </w:p>
        </w:tc>
      </w:tr>
      <w:tr w:rsidR="00286C99" w:rsidRPr="006B0F7C" w:rsidDel="001630D0" w14:paraId="4F175D17" w14:textId="1397A3C5">
        <w:trPr>
          <w:del w:id="853" w:author="Mark Warneke" w:date="2015-05-25T12:40:00Z"/>
        </w:trPr>
        <w:tc>
          <w:tcPr>
            <w:tcW w:w="2877" w:type="dxa"/>
            <w:tcBorders>
              <w:top w:val="single" w:sz="4" w:space="0" w:color="auto"/>
              <w:left w:val="single" w:sz="4" w:space="0" w:color="auto"/>
              <w:bottom w:val="single" w:sz="4" w:space="0" w:color="auto"/>
              <w:right w:val="single" w:sz="4" w:space="0" w:color="auto"/>
            </w:tcBorders>
          </w:tcPr>
          <w:p w14:paraId="0F2A2D96" w14:textId="0E858448" w:rsidR="00286C99" w:rsidRPr="006B0F7C" w:rsidDel="001630D0" w:rsidRDefault="00286C99" w:rsidP="00286C99">
            <w:pPr>
              <w:pStyle w:val="Erluterungstext"/>
              <w:rPr>
                <w:del w:id="854" w:author="Mark Warneke" w:date="2015-05-25T12:40:00Z"/>
              </w:rPr>
            </w:pPr>
            <w:del w:id="855" w:author="Mark Warneke" w:date="2015-05-25T12:40:00Z">
              <w:r w:rsidRPr="006B0F7C" w:rsidDel="001630D0">
                <w:rPr>
                  <w:szCs w:val="22"/>
                </w:rPr>
                <w:delText>Analyse- und Entwurfsmethoden</w:delText>
              </w:r>
            </w:del>
          </w:p>
        </w:tc>
        <w:tc>
          <w:tcPr>
            <w:tcW w:w="5343" w:type="dxa"/>
            <w:tcBorders>
              <w:top w:val="single" w:sz="4" w:space="0" w:color="auto"/>
              <w:left w:val="single" w:sz="4" w:space="0" w:color="auto"/>
              <w:bottom w:val="single" w:sz="4" w:space="0" w:color="auto"/>
              <w:right w:val="single" w:sz="4" w:space="0" w:color="auto"/>
            </w:tcBorders>
          </w:tcPr>
          <w:p w14:paraId="60238E4F" w14:textId="62989BA3" w:rsidR="00286C99" w:rsidRPr="006B0F7C" w:rsidDel="001630D0" w:rsidRDefault="00286C99" w:rsidP="00286C99">
            <w:pPr>
              <w:pStyle w:val="Erluterungstext"/>
              <w:rPr>
                <w:del w:id="856" w:author="Mark Warneke" w:date="2015-05-25T12:40:00Z"/>
              </w:rPr>
            </w:pPr>
            <w:del w:id="857" w:author="Mark Warneke" w:date="2015-05-25T12:40:00Z">
              <w:r w:rsidRPr="006B0F7C" w:rsidDel="001630D0">
                <w:rPr>
                  <w:szCs w:val="22"/>
                </w:rPr>
                <w:delText>Objektorientierte oder strukturierte Methoden?</w:delText>
              </w:r>
            </w:del>
          </w:p>
        </w:tc>
      </w:tr>
      <w:tr w:rsidR="00286C99" w:rsidRPr="006B0F7C" w:rsidDel="001630D0" w14:paraId="0D35B955" w14:textId="58A76BF4">
        <w:trPr>
          <w:del w:id="858" w:author="Mark Warneke" w:date="2015-05-25T12:40:00Z"/>
        </w:trPr>
        <w:tc>
          <w:tcPr>
            <w:tcW w:w="2877" w:type="dxa"/>
            <w:tcBorders>
              <w:top w:val="single" w:sz="4" w:space="0" w:color="auto"/>
              <w:left w:val="single" w:sz="4" w:space="0" w:color="auto"/>
              <w:bottom w:val="single" w:sz="4" w:space="0" w:color="auto"/>
              <w:right w:val="single" w:sz="4" w:space="0" w:color="auto"/>
            </w:tcBorders>
          </w:tcPr>
          <w:p w14:paraId="4E5B26E1" w14:textId="306965DC" w:rsidR="00286C99" w:rsidRPr="006B0F7C" w:rsidDel="001630D0" w:rsidRDefault="00286C99" w:rsidP="00286C99">
            <w:pPr>
              <w:pStyle w:val="Erluterungstext"/>
              <w:rPr>
                <w:del w:id="859" w:author="Mark Warneke" w:date="2015-05-25T12:40:00Z"/>
              </w:rPr>
            </w:pPr>
            <w:del w:id="860" w:author="Mark Warneke" w:date="2015-05-25T12:40:00Z">
              <w:r w:rsidRPr="006B0F7C" w:rsidDel="001630D0">
                <w:rPr>
                  <w:szCs w:val="22"/>
                </w:rPr>
                <w:delText>Datenstrukturen</w:delText>
              </w:r>
            </w:del>
          </w:p>
        </w:tc>
        <w:tc>
          <w:tcPr>
            <w:tcW w:w="5343" w:type="dxa"/>
            <w:tcBorders>
              <w:top w:val="single" w:sz="4" w:space="0" w:color="auto"/>
              <w:left w:val="single" w:sz="4" w:space="0" w:color="auto"/>
              <w:bottom w:val="single" w:sz="4" w:space="0" w:color="auto"/>
              <w:right w:val="single" w:sz="4" w:space="0" w:color="auto"/>
            </w:tcBorders>
          </w:tcPr>
          <w:p w14:paraId="19EF5251" w14:textId="1F81FBD9" w:rsidR="00286C99" w:rsidRPr="006B0F7C" w:rsidDel="001630D0" w:rsidRDefault="00286C99" w:rsidP="00286C99">
            <w:pPr>
              <w:pStyle w:val="Erluterungstext"/>
              <w:rPr>
                <w:del w:id="861" w:author="Mark Warneke" w:date="2015-05-25T12:40:00Z"/>
              </w:rPr>
            </w:pPr>
            <w:del w:id="862" w:author="Mark Warneke" w:date="2015-05-25T12:40:00Z">
              <w:r w:rsidRPr="006B0F7C" w:rsidDel="001630D0">
                <w:rPr>
                  <w:szCs w:val="22"/>
                </w:rPr>
                <w:delText>Vorgaben für bestimmte Datenstrukturen, Schnittstellen zu bestehenden Datenbanken oder Dateien</w:delText>
              </w:r>
            </w:del>
          </w:p>
        </w:tc>
      </w:tr>
      <w:tr w:rsidR="00286C99" w:rsidRPr="006B0F7C" w:rsidDel="001630D0" w14:paraId="2380FA37" w14:textId="2FAAD158">
        <w:trPr>
          <w:del w:id="863" w:author="Mark Warneke" w:date="2015-05-25T12:40:00Z"/>
        </w:trPr>
        <w:tc>
          <w:tcPr>
            <w:tcW w:w="2877" w:type="dxa"/>
            <w:tcBorders>
              <w:top w:val="single" w:sz="4" w:space="0" w:color="auto"/>
              <w:left w:val="single" w:sz="4" w:space="0" w:color="auto"/>
              <w:bottom w:val="single" w:sz="4" w:space="0" w:color="auto"/>
              <w:right w:val="single" w:sz="4" w:space="0" w:color="auto"/>
            </w:tcBorders>
          </w:tcPr>
          <w:p w14:paraId="6113A56E" w14:textId="5C88A21F" w:rsidR="00286C99" w:rsidRPr="006B0F7C" w:rsidDel="001630D0" w:rsidRDefault="00286C99" w:rsidP="00286C99">
            <w:pPr>
              <w:pStyle w:val="Erluterungstext"/>
              <w:rPr>
                <w:del w:id="864" w:author="Mark Warneke" w:date="2015-05-25T12:40:00Z"/>
              </w:rPr>
            </w:pPr>
            <w:del w:id="865" w:author="Mark Warneke" w:date="2015-05-25T12:40:00Z">
              <w:r w:rsidRPr="006B0F7C" w:rsidDel="001630D0">
                <w:rPr>
                  <w:szCs w:val="22"/>
                </w:rPr>
                <w:delText>Programmierschnittstellen</w:delText>
              </w:r>
            </w:del>
          </w:p>
        </w:tc>
        <w:tc>
          <w:tcPr>
            <w:tcW w:w="5343" w:type="dxa"/>
            <w:tcBorders>
              <w:top w:val="single" w:sz="4" w:space="0" w:color="auto"/>
              <w:left w:val="single" w:sz="4" w:space="0" w:color="auto"/>
              <w:bottom w:val="single" w:sz="4" w:space="0" w:color="auto"/>
              <w:right w:val="single" w:sz="4" w:space="0" w:color="auto"/>
            </w:tcBorders>
          </w:tcPr>
          <w:p w14:paraId="49BE459A" w14:textId="6FE49812" w:rsidR="00286C99" w:rsidRPr="006B0F7C" w:rsidDel="001630D0" w:rsidRDefault="00286C99" w:rsidP="00286C99">
            <w:pPr>
              <w:pStyle w:val="Erluterungstext"/>
              <w:rPr>
                <w:del w:id="866" w:author="Mark Warneke" w:date="2015-05-25T12:40:00Z"/>
              </w:rPr>
            </w:pPr>
            <w:del w:id="867" w:author="Mark Warneke" w:date="2015-05-25T12:40:00Z">
              <w:r w:rsidRPr="006B0F7C" w:rsidDel="001630D0">
                <w:rPr>
                  <w:szCs w:val="22"/>
                </w:rPr>
                <w:delText>Schnittstellen zu bestehenden Programmen</w:delText>
              </w:r>
            </w:del>
          </w:p>
        </w:tc>
      </w:tr>
      <w:tr w:rsidR="00286C99" w:rsidRPr="006B0F7C" w:rsidDel="001630D0" w14:paraId="713B2128" w14:textId="6B75C471">
        <w:trPr>
          <w:del w:id="868" w:author="Mark Warneke" w:date="2015-05-25T12:40:00Z"/>
        </w:trPr>
        <w:tc>
          <w:tcPr>
            <w:tcW w:w="2877" w:type="dxa"/>
            <w:tcBorders>
              <w:top w:val="single" w:sz="4" w:space="0" w:color="auto"/>
              <w:left w:val="single" w:sz="4" w:space="0" w:color="auto"/>
              <w:bottom w:val="single" w:sz="4" w:space="0" w:color="auto"/>
              <w:right w:val="single" w:sz="4" w:space="0" w:color="auto"/>
            </w:tcBorders>
          </w:tcPr>
          <w:p w14:paraId="260BDE95" w14:textId="46939534" w:rsidR="00286C99" w:rsidRPr="006B0F7C" w:rsidDel="001630D0" w:rsidRDefault="00286C99" w:rsidP="00286C99">
            <w:pPr>
              <w:pStyle w:val="Erluterungstext"/>
              <w:rPr>
                <w:del w:id="869" w:author="Mark Warneke" w:date="2015-05-25T12:40:00Z"/>
              </w:rPr>
            </w:pPr>
            <w:del w:id="870" w:author="Mark Warneke" w:date="2015-05-25T12:40:00Z">
              <w:r w:rsidRPr="006B0F7C" w:rsidDel="001630D0">
                <w:rPr>
                  <w:szCs w:val="22"/>
                </w:rPr>
                <w:delText>Programmiervorgaben</w:delText>
              </w:r>
            </w:del>
          </w:p>
        </w:tc>
        <w:tc>
          <w:tcPr>
            <w:tcW w:w="5343" w:type="dxa"/>
            <w:tcBorders>
              <w:top w:val="single" w:sz="4" w:space="0" w:color="auto"/>
              <w:left w:val="single" w:sz="4" w:space="0" w:color="auto"/>
              <w:bottom w:val="single" w:sz="4" w:space="0" w:color="auto"/>
              <w:right w:val="single" w:sz="4" w:space="0" w:color="auto"/>
            </w:tcBorders>
          </w:tcPr>
          <w:p w14:paraId="3066C25C" w14:textId="0AFB72F4" w:rsidR="00286C99" w:rsidRPr="006B0F7C" w:rsidDel="001630D0" w:rsidRDefault="00286C99" w:rsidP="00286C99">
            <w:pPr>
              <w:pStyle w:val="Erluterungstext"/>
              <w:rPr>
                <w:del w:id="871" w:author="Mark Warneke" w:date="2015-05-25T12:40:00Z"/>
              </w:rPr>
            </w:pPr>
            <w:del w:id="872" w:author="Mark Warneke" w:date="2015-05-25T12:40:00Z">
              <w:r w:rsidRPr="006B0F7C" w:rsidDel="001630D0">
                <w:rPr>
                  <w:szCs w:val="22"/>
                </w:rPr>
                <w:delText>Programmierkonventionen, fester Programmaufbau</w:delText>
              </w:r>
            </w:del>
          </w:p>
        </w:tc>
      </w:tr>
      <w:tr w:rsidR="00286C99" w:rsidRPr="006B0F7C" w:rsidDel="001630D0" w14:paraId="28F03032" w14:textId="029FD0A5">
        <w:trPr>
          <w:del w:id="873" w:author="Mark Warneke" w:date="2015-05-25T12:40:00Z"/>
        </w:trPr>
        <w:tc>
          <w:tcPr>
            <w:tcW w:w="2877" w:type="dxa"/>
            <w:tcBorders>
              <w:top w:val="single" w:sz="4" w:space="0" w:color="auto"/>
              <w:left w:val="single" w:sz="4" w:space="0" w:color="auto"/>
              <w:bottom w:val="single" w:sz="4" w:space="0" w:color="auto"/>
              <w:right w:val="single" w:sz="4" w:space="0" w:color="auto"/>
            </w:tcBorders>
          </w:tcPr>
          <w:p w14:paraId="0473DE4A" w14:textId="731FABD8" w:rsidR="00286C99" w:rsidRPr="006B0F7C" w:rsidDel="001630D0" w:rsidRDefault="00286C99" w:rsidP="00286C99">
            <w:pPr>
              <w:pStyle w:val="Erluterungstext"/>
              <w:rPr>
                <w:del w:id="874" w:author="Mark Warneke" w:date="2015-05-25T12:40:00Z"/>
              </w:rPr>
            </w:pPr>
            <w:del w:id="875" w:author="Mark Warneke" w:date="2015-05-25T12:40:00Z">
              <w:r w:rsidRPr="006B0F7C" w:rsidDel="001630D0">
                <w:rPr>
                  <w:szCs w:val="22"/>
                </w:rPr>
                <w:delText>Technische Kommunikation</w:delText>
              </w:r>
            </w:del>
          </w:p>
        </w:tc>
        <w:tc>
          <w:tcPr>
            <w:tcW w:w="5343" w:type="dxa"/>
            <w:tcBorders>
              <w:top w:val="single" w:sz="4" w:space="0" w:color="auto"/>
              <w:left w:val="single" w:sz="4" w:space="0" w:color="auto"/>
              <w:bottom w:val="single" w:sz="4" w:space="0" w:color="auto"/>
              <w:right w:val="single" w:sz="4" w:space="0" w:color="auto"/>
            </w:tcBorders>
          </w:tcPr>
          <w:p w14:paraId="6C237FF1" w14:textId="0E703B4E" w:rsidR="00286C99" w:rsidRPr="006B0F7C" w:rsidDel="001630D0" w:rsidRDefault="00286C99" w:rsidP="00286C99">
            <w:pPr>
              <w:pStyle w:val="Erluterungstext"/>
              <w:rPr>
                <w:del w:id="876" w:author="Mark Warneke" w:date="2015-05-25T12:40:00Z"/>
              </w:rPr>
            </w:pPr>
            <w:del w:id="877" w:author="Mark Warneke" w:date="2015-05-25T12:40:00Z">
              <w:r w:rsidRPr="006B0F7C" w:rsidDel="001630D0">
                <w:rPr>
                  <w:szCs w:val="22"/>
                </w:rPr>
                <w:delText>Synchron oder asynchron, Protokolle</w:delText>
              </w:r>
            </w:del>
          </w:p>
        </w:tc>
      </w:tr>
      <w:tr w:rsidR="00286C99" w:rsidRPr="006B0F7C" w:rsidDel="001630D0" w14:paraId="4433DE57" w14:textId="11F20855">
        <w:trPr>
          <w:del w:id="878" w:author="Mark Warneke" w:date="2015-05-25T12:40:00Z"/>
        </w:trPr>
        <w:tc>
          <w:tcPr>
            <w:tcW w:w="2877" w:type="dxa"/>
            <w:tcBorders>
              <w:top w:val="single" w:sz="4" w:space="0" w:color="auto"/>
              <w:left w:val="single" w:sz="4" w:space="0" w:color="auto"/>
              <w:bottom w:val="single" w:sz="4" w:space="0" w:color="auto"/>
              <w:right w:val="single" w:sz="4" w:space="0" w:color="auto"/>
            </w:tcBorders>
          </w:tcPr>
          <w:p w14:paraId="2175BA85" w14:textId="3F2AA35C" w:rsidR="00286C99" w:rsidRPr="006B0F7C" w:rsidDel="001630D0" w:rsidRDefault="00286C99" w:rsidP="00286C99">
            <w:pPr>
              <w:pStyle w:val="Erluterungstext"/>
              <w:rPr>
                <w:del w:id="879" w:author="Mark Warneke" w:date="2015-05-25T12:40:00Z"/>
                <w:szCs w:val="22"/>
              </w:rPr>
            </w:pPr>
            <w:del w:id="880" w:author="Mark Warneke" w:date="2015-05-25T12:40:00Z">
              <w:r w:rsidRPr="006B0F7C" w:rsidDel="001630D0">
                <w:rPr>
                  <w:szCs w:val="22"/>
                </w:rPr>
                <w:delText>Betriebssystem und Middleware</w:delText>
              </w:r>
            </w:del>
          </w:p>
        </w:tc>
        <w:tc>
          <w:tcPr>
            <w:tcW w:w="5343" w:type="dxa"/>
            <w:tcBorders>
              <w:top w:val="single" w:sz="4" w:space="0" w:color="auto"/>
              <w:left w:val="single" w:sz="4" w:space="0" w:color="auto"/>
              <w:bottom w:val="single" w:sz="4" w:space="0" w:color="auto"/>
              <w:right w:val="single" w:sz="4" w:space="0" w:color="auto"/>
            </w:tcBorders>
          </w:tcPr>
          <w:p w14:paraId="3C813750" w14:textId="4E5E47B7" w:rsidR="00286C99" w:rsidRPr="006B0F7C" w:rsidDel="001630D0" w:rsidRDefault="00286C99" w:rsidP="00286C99">
            <w:pPr>
              <w:pStyle w:val="Erluterungstext"/>
              <w:rPr>
                <w:del w:id="881" w:author="Mark Warneke" w:date="2015-05-25T12:40:00Z"/>
                <w:szCs w:val="22"/>
              </w:rPr>
            </w:pPr>
            <w:del w:id="882" w:author="Mark Warneke" w:date="2015-05-25T12:40:00Z">
              <w:r w:rsidRPr="006B0F7C" w:rsidDel="001630D0">
                <w:rPr>
                  <w:szCs w:val="22"/>
                </w:rPr>
                <w:delText>Vorgegebene Betriebssysteme oder Middleware</w:delText>
              </w:r>
            </w:del>
          </w:p>
        </w:tc>
      </w:tr>
    </w:tbl>
    <w:p w14:paraId="14E58720" w14:textId="6B0FB07C" w:rsidR="00286C99" w:rsidRPr="00D62916" w:rsidDel="001630D0" w:rsidRDefault="00286C99" w:rsidP="00286C99">
      <w:pPr>
        <w:spacing w:before="56" w:after="113"/>
        <w:rPr>
          <w:del w:id="883" w:author="Mark Warneke" w:date="2015-05-25T12:40:00Z"/>
          <w:rFonts w:cs="Arial"/>
          <w:sz w:val="20"/>
        </w:rPr>
      </w:pPr>
    </w:p>
    <w:p w14:paraId="447D9018" w14:textId="77777777" w:rsidR="00286C99" w:rsidRPr="00D62916" w:rsidRDefault="00286C99" w:rsidP="00286C99">
      <w:pPr>
        <w:pStyle w:val="Heading2"/>
      </w:pPr>
      <w:bookmarkStart w:id="884" w:name="_Toc22396696"/>
      <w:bookmarkStart w:id="885" w:name="_Toc161293429"/>
      <w:bookmarkStart w:id="886" w:name="_Toc188159225"/>
      <w:bookmarkEnd w:id="806"/>
      <w:bookmarkEnd w:id="807"/>
      <w:r w:rsidRPr="00D62916">
        <w:t>Organisatorische Randbedingungen</w:t>
      </w:r>
      <w:bookmarkEnd w:id="884"/>
      <w:bookmarkEnd w:id="885"/>
      <w:bookmarkEnd w:id="886"/>
    </w:p>
    <w:p w14:paraId="200DCEC6" w14:textId="77777777" w:rsidR="00286C99" w:rsidRPr="00D62916" w:rsidRDefault="00286C99" w:rsidP="00286C99">
      <w:pPr>
        <w:pStyle w:val="Erluterungberschrift"/>
      </w:pPr>
      <w:bookmarkStart w:id="887" w:name="OLE_LINK151"/>
      <w:bookmarkStart w:id="888" w:name="OLE_LINK152"/>
      <w:r w:rsidRPr="00D62916">
        <w:rPr>
          <w:szCs w:val="22"/>
        </w:rPr>
        <w:t>Inhalt</w:t>
      </w:r>
    </w:p>
    <w:p w14:paraId="4CC2448A" w14:textId="77777777" w:rsidR="00286C99" w:rsidRPr="00D62916" w:rsidRDefault="00286C99" w:rsidP="00286C99">
      <w:pPr>
        <w:pStyle w:val="Erluterungstext"/>
        <w:rPr>
          <w:szCs w:val="22"/>
        </w:rPr>
      </w:pPr>
      <w:r w:rsidRPr="00D62916">
        <w:rPr>
          <w:szCs w:val="22"/>
        </w:rPr>
        <w:t>Tragen Sie hier alle organisatorischen, strukturellen und ressourcenbezogenen Randbedingungen ein. Zu dieser Kategorie gehören auch Standards, die Sie einhalten müssen und juristische Randbedingungen.</w:t>
      </w:r>
    </w:p>
    <w:p w14:paraId="53CC4E54" w14:textId="77777777" w:rsidR="00286C99" w:rsidRPr="00D62916" w:rsidRDefault="00286C99" w:rsidP="00286C99">
      <w:pPr>
        <w:pStyle w:val="Erluterungstext"/>
        <w:rPr>
          <w:szCs w:val="22"/>
        </w:rPr>
      </w:pPr>
    </w:p>
    <w:tbl>
      <w:tblPr>
        <w:tblW w:w="0" w:type="auto"/>
        <w:tblInd w:w="75" w:type="dxa"/>
        <w:tblLayout w:type="fixed"/>
        <w:tblCellMar>
          <w:left w:w="75" w:type="dxa"/>
          <w:right w:w="75" w:type="dxa"/>
        </w:tblCellMar>
        <w:tblLook w:val="0000" w:firstRow="0" w:lastRow="0" w:firstColumn="0" w:lastColumn="0" w:noHBand="0" w:noVBand="0"/>
      </w:tblPr>
      <w:tblGrid>
        <w:gridCol w:w="1080"/>
        <w:gridCol w:w="7140"/>
      </w:tblGrid>
      <w:tr w:rsidR="00286C99" w:rsidRPr="00D62916" w:rsidDel="001630D0" w14:paraId="0EA0CF98" w14:textId="61CCC66D">
        <w:trPr>
          <w:del w:id="889" w:author="Mark Warneke" w:date="2015-05-25T12:41:00Z"/>
        </w:trPr>
        <w:tc>
          <w:tcPr>
            <w:tcW w:w="8220" w:type="dxa"/>
            <w:gridSpan w:val="2"/>
            <w:tcBorders>
              <w:top w:val="single" w:sz="4" w:space="0" w:color="auto"/>
              <w:left w:val="single" w:sz="4" w:space="0" w:color="auto"/>
              <w:bottom w:val="single" w:sz="4" w:space="0" w:color="auto"/>
              <w:right w:val="single" w:sz="4" w:space="0" w:color="auto"/>
            </w:tcBorders>
          </w:tcPr>
          <w:p w14:paraId="5FE5D171" w14:textId="681AA8DB" w:rsidR="00286C99" w:rsidRPr="00D62916" w:rsidDel="001630D0" w:rsidRDefault="00286C99" w:rsidP="00FA68FE">
            <w:pPr>
              <w:jc w:val="left"/>
              <w:rPr>
                <w:del w:id="890" w:author="Mark Warneke" w:date="2015-05-25T12:41:00Z"/>
              </w:rPr>
            </w:pPr>
            <w:bookmarkStart w:id="891" w:name="OLE_LINK153"/>
            <w:bookmarkStart w:id="892" w:name="OLE_LINK154"/>
            <w:bookmarkEnd w:id="887"/>
            <w:bookmarkEnd w:id="888"/>
            <w:del w:id="893" w:author="Mark Warneke" w:date="2015-05-25T12:41:00Z">
              <w:r w:rsidRPr="00D62916" w:rsidDel="001630D0">
                <w:rPr>
                  <w:szCs w:val="22"/>
                </w:rPr>
                <w:delText>Organisation und Struktur</w:delText>
              </w:r>
            </w:del>
          </w:p>
        </w:tc>
      </w:tr>
      <w:tr w:rsidR="00286C99" w:rsidRPr="00D62916" w:rsidDel="001630D0" w14:paraId="33965E9A" w14:textId="17F67EB3">
        <w:trPr>
          <w:del w:id="894" w:author="Mark Warneke" w:date="2015-05-25T12:41:00Z"/>
        </w:trPr>
        <w:tc>
          <w:tcPr>
            <w:tcW w:w="1080" w:type="dxa"/>
            <w:tcBorders>
              <w:top w:val="single" w:sz="4" w:space="0" w:color="auto"/>
              <w:left w:val="single" w:sz="4" w:space="0" w:color="auto"/>
              <w:bottom w:val="single" w:sz="4" w:space="0" w:color="auto"/>
              <w:right w:val="single" w:sz="4" w:space="0" w:color="auto"/>
            </w:tcBorders>
          </w:tcPr>
          <w:p w14:paraId="4A48B124" w14:textId="07E540E2" w:rsidR="00286C99" w:rsidRPr="00D62916" w:rsidDel="001630D0" w:rsidRDefault="00286C99" w:rsidP="00FA68FE">
            <w:pPr>
              <w:jc w:val="left"/>
              <w:rPr>
                <w:del w:id="895" w:author="Mark Warneke" w:date="2015-05-25T12:41:00Z"/>
              </w:rPr>
            </w:pPr>
          </w:p>
        </w:tc>
        <w:tc>
          <w:tcPr>
            <w:tcW w:w="7140" w:type="dxa"/>
            <w:tcBorders>
              <w:top w:val="single" w:sz="4" w:space="0" w:color="auto"/>
              <w:left w:val="single" w:sz="4" w:space="0" w:color="auto"/>
              <w:bottom w:val="single" w:sz="4" w:space="0" w:color="auto"/>
              <w:right w:val="single" w:sz="4" w:space="0" w:color="auto"/>
            </w:tcBorders>
          </w:tcPr>
          <w:p w14:paraId="61C09163" w14:textId="161E0019" w:rsidR="00286C99" w:rsidRPr="00D62916" w:rsidDel="001630D0" w:rsidRDefault="00286C99" w:rsidP="00FA68FE">
            <w:pPr>
              <w:jc w:val="left"/>
              <w:rPr>
                <w:del w:id="896" w:author="Mark Warneke" w:date="2015-05-25T12:41:00Z"/>
              </w:rPr>
            </w:pPr>
            <w:del w:id="897" w:author="Mark Warneke" w:date="2015-05-25T12:41:00Z">
              <w:r w:rsidRPr="00D62916" w:rsidDel="001630D0">
                <w:delText xml:space="preserve">&lt;hier Randbedingungen einfügen&gt; </w:delText>
              </w:r>
            </w:del>
          </w:p>
        </w:tc>
      </w:tr>
      <w:tr w:rsidR="00286C99" w:rsidRPr="00D62916" w14:paraId="73B36DFD" w14:textId="77777777">
        <w:tc>
          <w:tcPr>
            <w:tcW w:w="8220" w:type="dxa"/>
            <w:gridSpan w:val="2"/>
            <w:tcBorders>
              <w:top w:val="single" w:sz="4" w:space="0" w:color="auto"/>
              <w:left w:val="single" w:sz="4" w:space="0" w:color="auto"/>
              <w:bottom w:val="single" w:sz="4" w:space="0" w:color="auto"/>
              <w:right w:val="single" w:sz="4" w:space="0" w:color="auto"/>
            </w:tcBorders>
          </w:tcPr>
          <w:p w14:paraId="2AB81968" w14:textId="77777777" w:rsidR="00286C99" w:rsidRPr="00D62916" w:rsidRDefault="00286C99" w:rsidP="00FA68FE">
            <w:pPr>
              <w:jc w:val="left"/>
            </w:pPr>
            <w:r w:rsidRPr="00D62916">
              <w:rPr>
                <w:szCs w:val="22"/>
              </w:rPr>
              <w:t>Ressourcen (Budget, Zeit, Personal)</w:t>
            </w:r>
          </w:p>
        </w:tc>
      </w:tr>
      <w:tr w:rsidR="00286C99" w:rsidRPr="00D62916" w14:paraId="37516D79" w14:textId="77777777">
        <w:tc>
          <w:tcPr>
            <w:tcW w:w="1080" w:type="dxa"/>
            <w:tcBorders>
              <w:top w:val="single" w:sz="4" w:space="0" w:color="auto"/>
              <w:left w:val="single" w:sz="4" w:space="0" w:color="auto"/>
              <w:bottom w:val="single" w:sz="4" w:space="0" w:color="auto"/>
              <w:right w:val="single" w:sz="4" w:space="0" w:color="auto"/>
            </w:tcBorders>
          </w:tcPr>
          <w:p w14:paraId="458F807D" w14:textId="77777777" w:rsidR="00286C99" w:rsidRPr="00D62916" w:rsidRDefault="00286C99" w:rsidP="00FA68FE">
            <w:pPr>
              <w:jc w:val="left"/>
            </w:pPr>
          </w:p>
        </w:tc>
        <w:tc>
          <w:tcPr>
            <w:tcW w:w="7140" w:type="dxa"/>
            <w:tcBorders>
              <w:top w:val="single" w:sz="4" w:space="0" w:color="auto"/>
              <w:left w:val="single" w:sz="4" w:space="0" w:color="auto"/>
              <w:bottom w:val="single" w:sz="4" w:space="0" w:color="auto"/>
              <w:right w:val="single" w:sz="4" w:space="0" w:color="auto"/>
            </w:tcBorders>
          </w:tcPr>
          <w:p w14:paraId="0910A61B" w14:textId="77777777" w:rsidR="00035B17" w:rsidRDefault="00035B17" w:rsidP="00035B17">
            <w:pPr>
              <w:jc w:val="left"/>
              <w:rPr>
                <w:ins w:id="898" w:author="Mark Warneke" w:date="2015-05-25T12:41:00Z"/>
              </w:rPr>
            </w:pPr>
            <w:ins w:id="899" w:author="Mark Warneke" w:date="2015-05-25T12:41:00Z">
              <w:r>
                <w:t xml:space="preserve">Zeitplan: </w:t>
              </w:r>
            </w:ins>
          </w:p>
          <w:p w14:paraId="68180E23" w14:textId="137F058E" w:rsidR="00035B17" w:rsidRDefault="00035B17" w:rsidP="00035B17">
            <w:pPr>
              <w:jc w:val="left"/>
              <w:rPr>
                <w:ins w:id="900" w:author="Mark Warneke" w:date="2015-05-25T12:41:00Z"/>
              </w:rPr>
            </w:pPr>
            <w:ins w:id="901" w:author="Mark Warneke" w:date="2015-05-25T12:41:00Z">
              <w:r>
                <w:t>Abgabe des Entwurfs</w:t>
              </w:r>
            </w:ins>
            <w:ins w:id="902" w:author="Mark Warneke" w:date="2015-05-25T12:49:00Z">
              <w:r>
                <w:t xml:space="preserve"> 01.06.2015</w:t>
              </w:r>
            </w:ins>
          </w:p>
          <w:p w14:paraId="482C2AA8" w14:textId="37E4CD84" w:rsidR="00035B17" w:rsidRDefault="00035B17" w:rsidP="00035B17">
            <w:pPr>
              <w:jc w:val="left"/>
              <w:rPr>
                <w:ins w:id="903" w:author="Mark Warneke" w:date="2015-05-25T12:41:00Z"/>
              </w:rPr>
            </w:pPr>
            <w:ins w:id="904" w:author="Mark Warneke" w:date="2015-05-25T12:41:00Z">
              <w:r>
                <w:t>Release des Systems</w:t>
              </w:r>
            </w:ins>
            <w:ins w:id="905" w:author="Mark Warneke" w:date="2015-05-25T12:49:00Z">
              <w:r>
                <w:t xml:space="preserve"> </w:t>
              </w:r>
            </w:ins>
          </w:p>
          <w:p w14:paraId="79E54042" w14:textId="77777777" w:rsidR="00035B17" w:rsidRDefault="00035B17" w:rsidP="00035B17">
            <w:pPr>
              <w:jc w:val="left"/>
              <w:rPr>
                <w:ins w:id="906" w:author="Mark Warneke" w:date="2015-05-25T12:42:00Z"/>
              </w:rPr>
            </w:pPr>
            <w:ins w:id="907" w:author="Mark Warneke" w:date="2015-05-25T12:42:00Z">
              <w:r>
                <w:t>Endtermin des Projekts</w:t>
              </w:r>
            </w:ins>
          </w:p>
          <w:p w14:paraId="6DE85D8C" w14:textId="21DDF29B" w:rsidR="00035B17" w:rsidRDefault="00035B17" w:rsidP="00035B17">
            <w:pPr>
              <w:jc w:val="left"/>
              <w:rPr>
                <w:ins w:id="908" w:author="Mark Warneke" w:date="2015-05-25T12:42:00Z"/>
              </w:rPr>
            </w:pPr>
            <w:ins w:id="909" w:author="Mark Warneke" w:date="2015-05-25T12:42:00Z">
              <w:r>
                <w:t>Priorität: Zeitplan</w:t>
              </w:r>
            </w:ins>
          </w:p>
          <w:p w14:paraId="2D4125BC" w14:textId="74BF01ED" w:rsidR="00286C99" w:rsidRPr="00D62916" w:rsidRDefault="00286C99" w:rsidP="00035B17">
            <w:pPr>
              <w:jc w:val="left"/>
            </w:pPr>
            <w:del w:id="910" w:author="Mark Warneke" w:date="2015-05-25T12:41:00Z">
              <w:r w:rsidRPr="00D62916" w:rsidDel="00035B17">
                <w:delText xml:space="preserve">&lt;hier Randbedingungen einfügen&gt; </w:delText>
              </w:r>
            </w:del>
            <w:r w:rsidRPr="00D62916">
              <w:t xml:space="preserve"> </w:t>
            </w:r>
            <w:ins w:id="911" w:author="Mark Warneke" w:date="2015-05-25T12:42:00Z">
              <w:r w:rsidR="00035B17">
                <w:t>Team: 4 Mitarbeiter, Wirtschaftsinformatik Studenten</w:t>
              </w:r>
            </w:ins>
          </w:p>
        </w:tc>
      </w:tr>
      <w:tr w:rsidR="00286C99" w:rsidRPr="00D62916" w14:paraId="6A619275" w14:textId="77777777">
        <w:tc>
          <w:tcPr>
            <w:tcW w:w="8220" w:type="dxa"/>
            <w:gridSpan w:val="2"/>
            <w:tcBorders>
              <w:top w:val="single" w:sz="4" w:space="0" w:color="auto"/>
              <w:left w:val="single" w:sz="4" w:space="0" w:color="auto"/>
              <w:bottom w:val="single" w:sz="4" w:space="0" w:color="auto"/>
              <w:right w:val="single" w:sz="4" w:space="0" w:color="auto"/>
            </w:tcBorders>
          </w:tcPr>
          <w:p w14:paraId="49E17C12" w14:textId="0659B215" w:rsidR="00286C99" w:rsidRPr="00D62916" w:rsidRDefault="00286C99" w:rsidP="00FA68FE">
            <w:pPr>
              <w:jc w:val="left"/>
            </w:pPr>
            <w:r w:rsidRPr="00D62916">
              <w:rPr>
                <w:szCs w:val="22"/>
              </w:rPr>
              <w:t>Organisatorische Standards</w:t>
            </w:r>
          </w:p>
        </w:tc>
      </w:tr>
      <w:tr w:rsidR="00286C99" w:rsidRPr="00D62916" w14:paraId="48873D7A" w14:textId="77777777">
        <w:tc>
          <w:tcPr>
            <w:tcW w:w="1080" w:type="dxa"/>
            <w:tcBorders>
              <w:top w:val="single" w:sz="4" w:space="0" w:color="auto"/>
              <w:left w:val="single" w:sz="4" w:space="0" w:color="auto"/>
              <w:bottom w:val="single" w:sz="4" w:space="0" w:color="auto"/>
              <w:right w:val="single" w:sz="4" w:space="0" w:color="auto"/>
            </w:tcBorders>
          </w:tcPr>
          <w:p w14:paraId="3C3C7D21" w14:textId="77777777" w:rsidR="00286C99" w:rsidRPr="00D62916" w:rsidRDefault="00286C99" w:rsidP="00FA68FE">
            <w:pPr>
              <w:jc w:val="left"/>
            </w:pPr>
          </w:p>
        </w:tc>
        <w:tc>
          <w:tcPr>
            <w:tcW w:w="7140" w:type="dxa"/>
            <w:tcBorders>
              <w:top w:val="single" w:sz="4" w:space="0" w:color="auto"/>
              <w:left w:val="single" w:sz="4" w:space="0" w:color="auto"/>
              <w:bottom w:val="single" w:sz="4" w:space="0" w:color="auto"/>
              <w:right w:val="single" w:sz="4" w:space="0" w:color="auto"/>
            </w:tcBorders>
          </w:tcPr>
          <w:p w14:paraId="20D56895" w14:textId="77777777" w:rsidR="00286C99" w:rsidRDefault="00286C99" w:rsidP="00FA68FE">
            <w:pPr>
              <w:jc w:val="left"/>
              <w:rPr>
                <w:ins w:id="912" w:author="Mark Warneke" w:date="2015-05-25T12:48:00Z"/>
              </w:rPr>
            </w:pPr>
            <w:del w:id="913" w:author="Mark Warneke" w:date="2015-05-25T12:43:00Z">
              <w:r w:rsidRPr="00D62916" w:rsidDel="00035B17">
                <w:delText>&lt;hier Randbedingungen einfügen&gt;</w:delText>
              </w:r>
            </w:del>
            <w:ins w:id="914" w:author="Mark Warneke" w:date="2015-05-25T12:43:00Z">
              <w:r w:rsidR="00035B17">
                <w:t xml:space="preserve">Vorgehensmodell: </w:t>
              </w:r>
            </w:ins>
          </w:p>
          <w:p w14:paraId="367C15CE" w14:textId="77777777" w:rsidR="00035B17" w:rsidRDefault="00035B17" w:rsidP="00035B17">
            <w:pPr>
              <w:widowControl w:val="0"/>
              <w:autoSpaceDE w:val="0"/>
              <w:autoSpaceDN w:val="0"/>
              <w:adjustRightInd w:val="0"/>
              <w:spacing w:before="0" w:after="240"/>
              <w:jc w:val="left"/>
              <w:rPr>
                <w:ins w:id="915" w:author="Mark Warneke" w:date="2015-05-25T12:48:00Z"/>
                <w:rFonts w:ascii="Times" w:hAnsi="Times" w:cs="Times"/>
                <w:sz w:val="24"/>
                <w:lang w:val="en-US"/>
              </w:rPr>
            </w:pPr>
            <w:ins w:id="916" w:author="Mark Warneke" w:date="2015-05-25T12:48:00Z">
              <w:r>
                <w:rPr>
                  <w:rFonts w:ascii="Calibri" w:hAnsi="Calibri" w:cs="Calibri"/>
                  <w:b/>
                  <w:bCs/>
                  <w:i/>
                  <w:iCs/>
                  <w:sz w:val="64"/>
                  <w:szCs w:val="64"/>
                  <w:lang w:val="en-US"/>
                </w:rPr>
                <w:lastRenderedPageBreak/>
                <w:t xml:space="preserve">Model-Driven Development </w:t>
              </w:r>
            </w:ins>
          </w:p>
          <w:p w14:paraId="12534FAF" w14:textId="77777777" w:rsidR="00035B17" w:rsidRDefault="00035B17" w:rsidP="00FA68FE">
            <w:pPr>
              <w:jc w:val="left"/>
              <w:rPr>
                <w:ins w:id="917" w:author="Mark Warneke" w:date="2015-05-25T12:43:00Z"/>
              </w:rPr>
            </w:pPr>
          </w:p>
          <w:p w14:paraId="40DAD720" w14:textId="77777777" w:rsidR="00035B17" w:rsidRDefault="00035B17" w:rsidP="00FA68FE">
            <w:pPr>
              <w:jc w:val="left"/>
              <w:rPr>
                <w:ins w:id="918" w:author="Mark Warneke" w:date="2015-05-25T12:44:00Z"/>
              </w:rPr>
            </w:pPr>
            <w:ins w:id="919" w:author="Mark Warneke" w:date="2015-05-25T12:43:00Z">
              <w:r>
                <w:t>Zwei Projektteams, Backend und Frontend mit jeweils einem Projektleiter. Die innerhalb der Teams entwickelten Meilensteine werden via SCRUM entwickelt unter Einbeziehung jedes Projektmitglieds.</w:t>
              </w:r>
            </w:ins>
          </w:p>
          <w:p w14:paraId="22700069" w14:textId="77777777" w:rsidR="00035B17" w:rsidRDefault="00035B17" w:rsidP="00FA68FE">
            <w:pPr>
              <w:jc w:val="left"/>
              <w:rPr>
                <w:ins w:id="920" w:author="Mark Warneke" w:date="2015-05-25T12:44:00Z"/>
              </w:rPr>
            </w:pPr>
            <w:ins w:id="921" w:author="Mark Warneke" w:date="2015-05-25T12:44:00Z">
              <w:r>
                <w:t>Qualitätsstandard: JUNIT Tests</w:t>
              </w:r>
            </w:ins>
          </w:p>
          <w:p w14:paraId="4F39DDB5" w14:textId="77777777" w:rsidR="00035B17" w:rsidRDefault="00035B17" w:rsidP="00FA68FE">
            <w:pPr>
              <w:jc w:val="left"/>
              <w:rPr>
                <w:ins w:id="922" w:author="Mark Warneke" w:date="2015-05-25T12:44:00Z"/>
              </w:rPr>
            </w:pPr>
            <w:ins w:id="923" w:author="Mark Warneke" w:date="2015-05-25T12:44:00Z">
              <w:r>
                <w:t xml:space="preserve">Entwicklungswerkzeuge: </w:t>
              </w:r>
              <w:proofErr w:type="spellStart"/>
              <w:r>
                <w:t>Eclipse</w:t>
              </w:r>
              <w:proofErr w:type="spellEnd"/>
              <w:r>
                <w:t xml:space="preserve"> </w:t>
              </w:r>
              <w:proofErr w:type="spellStart"/>
              <w:r>
                <w:t>for</w:t>
              </w:r>
              <w:proofErr w:type="spellEnd"/>
              <w:r>
                <w:t xml:space="preserve"> Java EE</w:t>
              </w:r>
            </w:ins>
          </w:p>
          <w:p w14:paraId="213209F3" w14:textId="77777777" w:rsidR="00035B17" w:rsidRDefault="00035B17" w:rsidP="00FA68FE">
            <w:pPr>
              <w:jc w:val="left"/>
              <w:rPr>
                <w:ins w:id="924" w:author="Mark Warneke" w:date="2015-05-25T12:44:00Z"/>
              </w:rPr>
            </w:pPr>
            <w:ins w:id="925" w:author="Mark Warneke" w:date="2015-05-25T12:44:00Z">
              <w:r>
                <w:t>Android Studio</w:t>
              </w:r>
            </w:ins>
          </w:p>
          <w:p w14:paraId="4FF7E98F" w14:textId="77777777" w:rsidR="00035B17" w:rsidRDefault="00035B17" w:rsidP="00FA68FE">
            <w:pPr>
              <w:jc w:val="left"/>
              <w:rPr>
                <w:ins w:id="926" w:author="Mark Warneke" w:date="2015-05-25T12:44:00Z"/>
              </w:rPr>
            </w:pPr>
            <w:proofErr w:type="spellStart"/>
            <w:ins w:id="927" w:author="Mark Warneke" w:date="2015-05-25T12:44:00Z">
              <w:r>
                <w:t>Mysql</w:t>
              </w:r>
              <w:proofErr w:type="spellEnd"/>
              <w:r>
                <w:t xml:space="preserve"> </w:t>
              </w:r>
              <w:proofErr w:type="spellStart"/>
              <w:r>
                <w:t>Workbench</w:t>
              </w:r>
              <w:proofErr w:type="spellEnd"/>
            </w:ins>
          </w:p>
          <w:p w14:paraId="3E6E8CED" w14:textId="77777777" w:rsidR="00035B17" w:rsidRDefault="00035B17" w:rsidP="00FA68FE">
            <w:pPr>
              <w:jc w:val="left"/>
              <w:rPr>
                <w:ins w:id="928" w:author="Mark Warneke" w:date="2015-05-25T12:45:00Z"/>
              </w:rPr>
            </w:pPr>
            <w:proofErr w:type="spellStart"/>
            <w:ins w:id="929" w:author="Mark Warneke" w:date="2015-05-25T12:44:00Z">
              <w:r>
                <w:t>Putty</w:t>
              </w:r>
              <w:proofErr w:type="spellEnd"/>
              <w:r>
                <w:t xml:space="preserve"> (SSH-Client)</w:t>
              </w:r>
            </w:ins>
          </w:p>
          <w:p w14:paraId="39C81FF1" w14:textId="108BB666" w:rsidR="00035B17" w:rsidRDefault="00035B17" w:rsidP="00FA68FE">
            <w:pPr>
              <w:jc w:val="left"/>
              <w:rPr>
                <w:ins w:id="930" w:author="Mark Warneke" w:date="2015-05-25T12:44:00Z"/>
              </w:rPr>
            </w:pPr>
            <w:ins w:id="931" w:author="Mark Warneke" w:date="2015-05-25T12:45:00Z">
              <w:r>
                <w:t>Kommunikationswerkzeuge:</w:t>
              </w:r>
            </w:ins>
          </w:p>
          <w:p w14:paraId="4E3CDD15" w14:textId="77777777" w:rsidR="00035B17" w:rsidRDefault="00035B17" w:rsidP="00035B17">
            <w:pPr>
              <w:jc w:val="left"/>
              <w:rPr>
                <w:ins w:id="932" w:author="Mark Warneke" w:date="2015-05-25T12:45:00Z"/>
              </w:rPr>
            </w:pPr>
            <w:proofErr w:type="spellStart"/>
            <w:ins w:id="933" w:author="Mark Warneke" w:date="2015-05-25T12:44:00Z">
              <w:r>
                <w:t>Slack</w:t>
              </w:r>
              <w:proofErr w:type="spellEnd"/>
              <w:r>
                <w:t xml:space="preserve">, </w:t>
              </w:r>
            </w:ins>
            <w:ins w:id="934" w:author="Mark Warneke" w:date="2015-05-25T12:45:00Z">
              <w:r>
                <w:t xml:space="preserve">Skype, </w:t>
              </w:r>
              <w:proofErr w:type="spellStart"/>
              <w:r>
                <w:t>Sharepoint</w:t>
              </w:r>
              <w:proofErr w:type="spellEnd"/>
            </w:ins>
          </w:p>
          <w:p w14:paraId="36CB961A" w14:textId="77777777" w:rsidR="00035B17" w:rsidRDefault="00035B17" w:rsidP="00035B17">
            <w:pPr>
              <w:jc w:val="left"/>
              <w:rPr>
                <w:ins w:id="935" w:author="Mark Warneke" w:date="2015-05-25T12:45:00Z"/>
              </w:rPr>
            </w:pPr>
            <w:proofErr w:type="spellStart"/>
            <w:ins w:id="936" w:author="Mark Warneke" w:date="2015-05-25T12:45:00Z">
              <w:r>
                <w:t>Versionsverwatlung</w:t>
              </w:r>
              <w:proofErr w:type="spellEnd"/>
              <w:r>
                <w:t>:</w:t>
              </w:r>
            </w:ins>
          </w:p>
          <w:p w14:paraId="438925D5" w14:textId="77777777" w:rsidR="00035B17" w:rsidRDefault="00035B17" w:rsidP="00035B17">
            <w:pPr>
              <w:jc w:val="left"/>
              <w:rPr>
                <w:ins w:id="937" w:author="Mark Warneke" w:date="2015-05-25T12:45:00Z"/>
              </w:rPr>
            </w:pPr>
            <w:proofErr w:type="spellStart"/>
            <w:ins w:id="938" w:author="Mark Warneke" w:date="2015-05-25T12:45:00Z">
              <w:r>
                <w:t>Git</w:t>
              </w:r>
              <w:proofErr w:type="spellEnd"/>
              <w:r>
                <w:t xml:space="preserve">, </w:t>
              </w:r>
              <w:proofErr w:type="spellStart"/>
              <w:r>
                <w:t>Sharepoint</w:t>
              </w:r>
              <w:proofErr w:type="spellEnd"/>
            </w:ins>
          </w:p>
          <w:p w14:paraId="5ECF90C6" w14:textId="77777777" w:rsidR="00035B17" w:rsidRDefault="00035B17" w:rsidP="00035B17">
            <w:pPr>
              <w:jc w:val="left"/>
              <w:rPr>
                <w:ins w:id="939" w:author="Mark Warneke" w:date="2015-05-25T12:45:00Z"/>
              </w:rPr>
            </w:pPr>
            <w:ins w:id="940" w:author="Mark Warneke" w:date="2015-05-25T12:45:00Z">
              <w:r>
                <w:t>Testwerkzeuge:</w:t>
              </w:r>
            </w:ins>
          </w:p>
          <w:p w14:paraId="779920AB" w14:textId="17BDFEA5" w:rsidR="00035B17" w:rsidRPr="00D62916" w:rsidRDefault="00035B17" w:rsidP="00035B17">
            <w:pPr>
              <w:jc w:val="left"/>
            </w:pPr>
            <w:ins w:id="941" w:author="Mark Warneke" w:date="2015-05-25T12:45:00Z">
              <w:r>
                <w:t>JUNIT Test</w:t>
              </w:r>
            </w:ins>
          </w:p>
        </w:tc>
      </w:tr>
      <w:tr w:rsidR="00286C99" w:rsidRPr="00D62916" w:rsidDel="00035B17" w14:paraId="60FF7D11" w14:textId="38B90503">
        <w:trPr>
          <w:del w:id="942" w:author="Mark Warneke" w:date="2015-05-25T12:46:00Z"/>
        </w:trPr>
        <w:tc>
          <w:tcPr>
            <w:tcW w:w="8220" w:type="dxa"/>
            <w:gridSpan w:val="2"/>
            <w:tcBorders>
              <w:top w:val="single" w:sz="4" w:space="0" w:color="auto"/>
              <w:left w:val="single" w:sz="4" w:space="0" w:color="auto"/>
              <w:bottom w:val="single" w:sz="4" w:space="0" w:color="auto"/>
              <w:right w:val="single" w:sz="4" w:space="0" w:color="auto"/>
            </w:tcBorders>
          </w:tcPr>
          <w:p w14:paraId="074E46D1" w14:textId="10F59746" w:rsidR="00286C99" w:rsidRPr="00D62916" w:rsidDel="00035B17" w:rsidRDefault="00286C99" w:rsidP="00FA68FE">
            <w:pPr>
              <w:jc w:val="left"/>
              <w:rPr>
                <w:del w:id="943" w:author="Mark Warneke" w:date="2015-05-25T12:46:00Z"/>
              </w:rPr>
            </w:pPr>
            <w:del w:id="944" w:author="Mark Warneke" w:date="2015-05-25T12:46:00Z">
              <w:r w:rsidRPr="00D62916" w:rsidDel="00035B17">
                <w:rPr>
                  <w:szCs w:val="22"/>
                </w:rPr>
                <w:lastRenderedPageBreak/>
                <w:delText>Juristische Faktoren</w:delText>
              </w:r>
            </w:del>
          </w:p>
        </w:tc>
      </w:tr>
      <w:tr w:rsidR="00286C99" w:rsidRPr="00D62916" w:rsidDel="00035B17" w14:paraId="68AC5EC4" w14:textId="03E2E47B">
        <w:trPr>
          <w:del w:id="945" w:author="Mark Warneke" w:date="2015-05-25T12:46:00Z"/>
        </w:trPr>
        <w:tc>
          <w:tcPr>
            <w:tcW w:w="1080" w:type="dxa"/>
            <w:tcBorders>
              <w:top w:val="single" w:sz="4" w:space="0" w:color="auto"/>
              <w:left w:val="single" w:sz="4" w:space="0" w:color="auto"/>
              <w:bottom w:val="single" w:sz="4" w:space="0" w:color="auto"/>
              <w:right w:val="single" w:sz="4" w:space="0" w:color="auto"/>
            </w:tcBorders>
          </w:tcPr>
          <w:p w14:paraId="446DD768" w14:textId="2D0220DA" w:rsidR="00286C99" w:rsidRPr="00D62916" w:rsidDel="00035B17" w:rsidRDefault="00286C99" w:rsidP="00FA68FE">
            <w:pPr>
              <w:jc w:val="left"/>
              <w:rPr>
                <w:del w:id="946" w:author="Mark Warneke" w:date="2015-05-25T12:46:00Z"/>
              </w:rPr>
            </w:pPr>
          </w:p>
        </w:tc>
        <w:tc>
          <w:tcPr>
            <w:tcW w:w="7140" w:type="dxa"/>
            <w:tcBorders>
              <w:top w:val="single" w:sz="4" w:space="0" w:color="auto"/>
              <w:left w:val="single" w:sz="4" w:space="0" w:color="auto"/>
              <w:bottom w:val="single" w:sz="4" w:space="0" w:color="auto"/>
              <w:right w:val="single" w:sz="4" w:space="0" w:color="auto"/>
            </w:tcBorders>
          </w:tcPr>
          <w:p w14:paraId="44ED8FA4" w14:textId="45B32017" w:rsidR="00286C99" w:rsidRPr="00D62916" w:rsidDel="00035B17" w:rsidRDefault="00286C99" w:rsidP="00FA68FE">
            <w:pPr>
              <w:jc w:val="left"/>
              <w:rPr>
                <w:del w:id="947" w:author="Mark Warneke" w:date="2015-05-25T12:46:00Z"/>
              </w:rPr>
            </w:pPr>
            <w:del w:id="948" w:author="Mark Warneke" w:date="2015-05-25T12:46:00Z">
              <w:r w:rsidRPr="00D62916" w:rsidDel="00035B17">
                <w:delText>&lt;hier Randbedingungen einfügen&gt;</w:delText>
              </w:r>
            </w:del>
          </w:p>
        </w:tc>
      </w:tr>
      <w:bookmarkEnd w:id="891"/>
      <w:bookmarkEnd w:id="892"/>
    </w:tbl>
    <w:p w14:paraId="4080D13B" w14:textId="77777777" w:rsidR="00286C99" w:rsidRPr="00D62916" w:rsidRDefault="00286C99" w:rsidP="00286C99">
      <w:pPr>
        <w:pStyle w:val="Erluterungstext"/>
      </w:pPr>
    </w:p>
    <w:p w14:paraId="56B00C1F" w14:textId="46CD0492" w:rsidR="00286C99" w:rsidRPr="00D62916" w:rsidRDefault="00286C99" w:rsidP="004D5C8D">
      <w:pPr>
        <w:pStyle w:val="Erluterungberschrift"/>
      </w:pPr>
      <w:bookmarkStart w:id="949" w:name="OLE_LINK155"/>
      <w:bookmarkStart w:id="950" w:name="OLE_LINK156"/>
      <w:r w:rsidRPr="00D62916">
        <w:t>Beispiele</w:t>
      </w:r>
    </w:p>
    <w:p w14:paraId="3ACDDF4C" w14:textId="77777777" w:rsidR="00286C99" w:rsidRPr="00D62916" w:rsidRDefault="00286C99" w:rsidP="00286C99">
      <w:pPr>
        <w:pStyle w:val="Erluterungstext"/>
      </w:pPr>
    </w:p>
    <w:tbl>
      <w:tblPr>
        <w:tblW w:w="0" w:type="auto"/>
        <w:tblInd w:w="75" w:type="dxa"/>
        <w:tblLayout w:type="fixed"/>
        <w:tblCellMar>
          <w:left w:w="75" w:type="dxa"/>
          <w:right w:w="75" w:type="dxa"/>
        </w:tblCellMar>
        <w:tblLook w:val="0000" w:firstRow="0" w:lastRow="0" w:firstColumn="0" w:lastColumn="0" w:noHBand="0" w:noVBand="0"/>
      </w:tblPr>
      <w:tblGrid>
        <w:gridCol w:w="2466"/>
        <w:gridCol w:w="5754"/>
      </w:tblGrid>
      <w:tr w:rsidR="00286C99" w:rsidRPr="006B0F7C" w:rsidDel="00035B17" w14:paraId="567E5E76" w14:textId="437B1ECB">
        <w:trPr>
          <w:del w:id="951"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06FC3EE1" w14:textId="35592818" w:rsidR="00286C99" w:rsidRPr="006B0F7C" w:rsidDel="00035B17" w:rsidRDefault="00286C99" w:rsidP="00286C99">
            <w:pPr>
              <w:pStyle w:val="Erluterungstext"/>
              <w:rPr>
                <w:del w:id="952" w:author="Mark Warneke" w:date="2015-05-25T12:46:00Z"/>
              </w:rPr>
            </w:pPr>
            <w:del w:id="953" w:author="Mark Warneke" w:date="2015-05-25T12:46:00Z">
              <w:r w:rsidRPr="006B0F7C" w:rsidDel="00035B17">
                <w:rPr>
                  <w:bCs/>
                  <w:szCs w:val="22"/>
                </w:rPr>
                <w:delText>Randbedingung</w:delText>
              </w:r>
            </w:del>
          </w:p>
        </w:tc>
        <w:tc>
          <w:tcPr>
            <w:tcW w:w="5754" w:type="dxa"/>
            <w:tcBorders>
              <w:top w:val="single" w:sz="4" w:space="0" w:color="auto"/>
              <w:left w:val="single" w:sz="4" w:space="0" w:color="auto"/>
              <w:bottom w:val="single" w:sz="4" w:space="0" w:color="auto"/>
              <w:right w:val="single" w:sz="4" w:space="0" w:color="auto"/>
            </w:tcBorders>
          </w:tcPr>
          <w:p w14:paraId="1604F02B" w14:textId="6F1CEB48" w:rsidR="00286C99" w:rsidRPr="006B0F7C" w:rsidDel="00035B17" w:rsidRDefault="00286C99" w:rsidP="00286C99">
            <w:pPr>
              <w:pStyle w:val="Erluterungstext"/>
              <w:rPr>
                <w:del w:id="954" w:author="Mark Warneke" w:date="2015-05-25T12:46:00Z"/>
              </w:rPr>
            </w:pPr>
            <w:del w:id="955" w:author="Mark Warneke" w:date="2015-05-25T12:46:00Z">
              <w:r w:rsidRPr="006B0F7C" w:rsidDel="00035B17">
                <w:rPr>
                  <w:bCs/>
                  <w:szCs w:val="22"/>
                </w:rPr>
                <w:delText>Erläuterung</w:delText>
              </w:r>
            </w:del>
          </w:p>
        </w:tc>
      </w:tr>
      <w:tr w:rsidR="00286C99" w:rsidRPr="006B0F7C" w:rsidDel="00035B17" w14:paraId="56E186D6" w14:textId="523D9196">
        <w:trPr>
          <w:del w:id="956" w:author="Mark Warneke" w:date="2015-05-25T12:46:00Z"/>
        </w:trPr>
        <w:tc>
          <w:tcPr>
            <w:tcW w:w="8220" w:type="dxa"/>
            <w:gridSpan w:val="2"/>
            <w:tcBorders>
              <w:top w:val="single" w:sz="4" w:space="0" w:color="auto"/>
              <w:left w:val="single" w:sz="4" w:space="0" w:color="auto"/>
              <w:bottom w:val="single" w:sz="4" w:space="0" w:color="auto"/>
              <w:right w:val="single" w:sz="4" w:space="0" w:color="auto"/>
            </w:tcBorders>
          </w:tcPr>
          <w:p w14:paraId="48FAC197" w14:textId="29F25F45" w:rsidR="00286C99" w:rsidRPr="006B0F7C" w:rsidDel="00035B17" w:rsidRDefault="00286C99" w:rsidP="00286C99">
            <w:pPr>
              <w:pStyle w:val="Erluterungstext"/>
              <w:rPr>
                <w:del w:id="957" w:author="Mark Warneke" w:date="2015-05-25T12:46:00Z"/>
              </w:rPr>
            </w:pPr>
            <w:del w:id="958" w:author="Mark Warneke" w:date="2015-05-25T12:46:00Z">
              <w:r w:rsidRPr="006B0F7C" w:rsidDel="00035B17">
                <w:rPr>
                  <w:szCs w:val="22"/>
                </w:rPr>
                <w:delText>Organisation und Struktur</w:delText>
              </w:r>
            </w:del>
          </w:p>
        </w:tc>
      </w:tr>
      <w:tr w:rsidR="00286C99" w:rsidRPr="006B0F7C" w:rsidDel="00035B17" w14:paraId="7E6C7AFE" w14:textId="2878AB7B">
        <w:trPr>
          <w:del w:id="959"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24FE9670" w14:textId="679F8243" w:rsidR="00286C99" w:rsidRPr="006B0F7C" w:rsidDel="00035B17" w:rsidRDefault="00286C99" w:rsidP="00286C99">
            <w:pPr>
              <w:pStyle w:val="Erluterungstext"/>
              <w:rPr>
                <w:del w:id="960" w:author="Mark Warneke" w:date="2015-05-25T12:46:00Z"/>
              </w:rPr>
            </w:pPr>
            <w:del w:id="961" w:author="Mark Warneke" w:date="2015-05-25T12:46:00Z">
              <w:r w:rsidRPr="006B0F7C" w:rsidDel="00035B17">
                <w:rPr>
                  <w:szCs w:val="22"/>
                </w:rPr>
                <w:delText>Organisationsstruktur</w:delText>
              </w:r>
              <w:r w:rsidRPr="006B0F7C" w:rsidDel="00035B17">
                <w:rPr>
                  <w:szCs w:val="22"/>
                </w:rPr>
                <w:br/>
                <w:delText>beim Auftraggeber</w:delText>
              </w:r>
            </w:del>
          </w:p>
        </w:tc>
        <w:tc>
          <w:tcPr>
            <w:tcW w:w="5754" w:type="dxa"/>
            <w:tcBorders>
              <w:top w:val="single" w:sz="4" w:space="0" w:color="auto"/>
              <w:left w:val="single" w:sz="4" w:space="0" w:color="auto"/>
              <w:bottom w:val="single" w:sz="4" w:space="0" w:color="auto"/>
              <w:right w:val="single" w:sz="4" w:space="0" w:color="auto"/>
            </w:tcBorders>
          </w:tcPr>
          <w:p w14:paraId="55DE003B" w14:textId="56FB2717" w:rsidR="00286C99" w:rsidRPr="006B0F7C" w:rsidDel="00035B17" w:rsidRDefault="00286C99" w:rsidP="00286C99">
            <w:pPr>
              <w:pStyle w:val="Erluterungstext"/>
              <w:rPr>
                <w:del w:id="962" w:author="Mark Warneke" w:date="2015-05-25T12:46:00Z"/>
                <w:szCs w:val="22"/>
              </w:rPr>
            </w:pPr>
            <w:del w:id="963" w:author="Mark Warneke" w:date="2015-05-25T12:46:00Z">
              <w:r w:rsidRPr="006B0F7C" w:rsidDel="00035B17">
                <w:rPr>
                  <w:szCs w:val="22"/>
                </w:rPr>
                <w:delText>Droht Änderung von Verantwortlichkeiten?</w:delText>
              </w:r>
              <w:r w:rsidRPr="006B0F7C" w:rsidDel="00035B17">
                <w:delText xml:space="preserve"> </w:delText>
              </w:r>
            </w:del>
          </w:p>
          <w:p w14:paraId="40BBC474" w14:textId="2DEAEC51" w:rsidR="00286C99" w:rsidRPr="006B0F7C" w:rsidDel="00035B17" w:rsidRDefault="00286C99" w:rsidP="00286C99">
            <w:pPr>
              <w:pStyle w:val="Erluterungstext"/>
              <w:rPr>
                <w:del w:id="964" w:author="Mark Warneke" w:date="2015-05-25T12:46:00Z"/>
              </w:rPr>
            </w:pPr>
            <w:del w:id="965" w:author="Mark Warneke" w:date="2015-05-25T12:46:00Z">
              <w:r w:rsidRPr="006B0F7C" w:rsidDel="00035B17">
                <w:rPr>
                  <w:szCs w:val="22"/>
                </w:rPr>
                <w:delText>Änderung von Ansprechpartnern</w:delText>
              </w:r>
              <w:r w:rsidRPr="006B0F7C" w:rsidDel="00035B17">
                <w:delText xml:space="preserve"> </w:delText>
              </w:r>
            </w:del>
          </w:p>
        </w:tc>
      </w:tr>
      <w:tr w:rsidR="00286C99" w:rsidRPr="006B0F7C" w:rsidDel="00035B17" w14:paraId="396BCCC0" w14:textId="6373CD97">
        <w:trPr>
          <w:del w:id="966"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22B74ED9" w14:textId="08851B63" w:rsidR="00286C99" w:rsidRPr="006B0F7C" w:rsidDel="00035B17" w:rsidRDefault="00286C99" w:rsidP="00286C99">
            <w:pPr>
              <w:pStyle w:val="Erluterungstext"/>
              <w:rPr>
                <w:del w:id="967" w:author="Mark Warneke" w:date="2015-05-25T12:46:00Z"/>
              </w:rPr>
            </w:pPr>
            <w:del w:id="968" w:author="Mark Warneke" w:date="2015-05-25T12:46:00Z">
              <w:r w:rsidRPr="006B0F7C" w:rsidDel="00035B17">
                <w:rPr>
                  <w:szCs w:val="22"/>
                </w:rPr>
                <w:delText>Organisationsstruktur</w:delText>
              </w:r>
              <w:r w:rsidRPr="006B0F7C" w:rsidDel="00035B17">
                <w:rPr>
                  <w:szCs w:val="22"/>
                </w:rPr>
                <w:br/>
                <w:delText>des Projektteams</w:delText>
              </w:r>
            </w:del>
          </w:p>
        </w:tc>
        <w:tc>
          <w:tcPr>
            <w:tcW w:w="5754" w:type="dxa"/>
            <w:tcBorders>
              <w:top w:val="single" w:sz="4" w:space="0" w:color="auto"/>
              <w:left w:val="single" w:sz="4" w:space="0" w:color="auto"/>
              <w:bottom w:val="single" w:sz="4" w:space="0" w:color="auto"/>
              <w:right w:val="single" w:sz="4" w:space="0" w:color="auto"/>
            </w:tcBorders>
          </w:tcPr>
          <w:p w14:paraId="6D5895F3" w14:textId="23E55240" w:rsidR="00286C99" w:rsidRPr="006B0F7C" w:rsidDel="00035B17" w:rsidRDefault="00286C99" w:rsidP="00286C99">
            <w:pPr>
              <w:pStyle w:val="Erluterungstext"/>
              <w:rPr>
                <w:del w:id="969" w:author="Mark Warneke" w:date="2015-05-25T12:46:00Z"/>
                <w:szCs w:val="22"/>
              </w:rPr>
            </w:pPr>
            <w:del w:id="970" w:author="Mark Warneke" w:date="2015-05-25T12:46:00Z">
              <w:r w:rsidRPr="006B0F7C" w:rsidDel="00035B17">
                <w:rPr>
                  <w:szCs w:val="22"/>
                </w:rPr>
                <w:delText>mit/ohne Unterauftragnehmer</w:delText>
              </w:r>
              <w:r w:rsidRPr="006B0F7C" w:rsidDel="00035B17">
                <w:delText xml:space="preserve"> </w:delText>
              </w:r>
            </w:del>
          </w:p>
          <w:p w14:paraId="7A7D712D" w14:textId="6E057C05" w:rsidR="00286C99" w:rsidRPr="006B0F7C" w:rsidDel="00035B17" w:rsidRDefault="00286C99" w:rsidP="00286C99">
            <w:pPr>
              <w:pStyle w:val="Erluterungstext"/>
              <w:rPr>
                <w:del w:id="971" w:author="Mark Warneke" w:date="2015-05-25T12:46:00Z"/>
              </w:rPr>
            </w:pPr>
            <w:del w:id="972" w:author="Mark Warneke" w:date="2015-05-25T12:46:00Z">
              <w:r w:rsidRPr="006B0F7C" w:rsidDel="00035B17">
                <w:rPr>
                  <w:szCs w:val="22"/>
                </w:rPr>
                <w:delText>Entscheidungsbefugnis der Projektleiterin</w:delText>
              </w:r>
              <w:r w:rsidRPr="006B0F7C" w:rsidDel="00035B17">
                <w:delText xml:space="preserve"> </w:delText>
              </w:r>
            </w:del>
          </w:p>
        </w:tc>
      </w:tr>
      <w:tr w:rsidR="00286C99" w:rsidRPr="006B0F7C" w:rsidDel="00035B17" w14:paraId="3DBABDA9" w14:textId="4E40819D">
        <w:trPr>
          <w:del w:id="973"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779AAFE6" w14:textId="45E11D81" w:rsidR="00286C99" w:rsidRPr="006B0F7C" w:rsidDel="00035B17" w:rsidRDefault="00286C99" w:rsidP="00286C99">
            <w:pPr>
              <w:pStyle w:val="Erluterungstext"/>
              <w:rPr>
                <w:del w:id="974" w:author="Mark Warneke" w:date="2015-05-25T12:46:00Z"/>
              </w:rPr>
            </w:pPr>
            <w:del w:id="975" w:author="Mark Warneke" w:date="2015-05-25T12:46:00Z">
              <w:r w:rsidRPr="006B0F7C" w:rsidDel="00035B17">
                <w:rPr>
                  <w:szCs w:val="22"/>
                </w:rPr>
                <w:delText>Entscheidungsträger</w:delText>
              </w:r>
            </w:del>
          </w:p>
        </w:tc>
        <w:tc>
          <w:tcPr>
            <w:tcW w:w="5754" w:type="dxa"/>
            <w:tcBorders>
              <w:top w:val="single" w:sz="4" w:space="0" w:color="auto"/>
              <w:left w:val="single" w:sz="4" w:space="0" w:color="auto"/>
              <w:bottom w:val="single" w:sz="4" w:space="0" w:color="auto"/>
              <w:right w:val="single" w:sz="4" w:space="0" w:color="auto"/>
            </w:tcBorders>
          </w:tcPr>
          <w:p w14:paraId="045AF5B5" w14:textId="11CB6876" w:rsidR="00286C99" w:rsidRPr="006B0F7C" w:rsidDel="00035B17" w:rsidRDefault="00286C99" w:rsidP="00286C99">
            <w:pPr>
              <w:pStyle w:val="Erluterungstext"/>
              <w:rPr>
                <w:del w:id="976" w:author="Mark Warneke" w:date="2015-05-25T12:46:00Z"/>
                <w:szCs w:val="22"/>
              </w:rPr>
            </w:pPr>
            <w:del w:id="977" w:author="Mark Warneke" w:date="2015-05-25T12:46:00Z">
              <w:r w:rsidRPr="006B0F7C" w:rsidDel="00035B17">
                <w:rPr>
                  <w:szCs w:val="22"/>
                </w:rPr>
                <w:delText>Erfahrung mit ähnlichen Projekten</w:delText>
              </w:r>
              <w:r w:rsidRPr="006B0F7C" w:rsidDel="00035B17">
                <w:delText xml:space="preserve"> </w:delText>
              </w:r>
            </w:del>
          </w:p>
          <w:p w14:paraId="3090CAA4" w14:textId="35711507" w:rsidR="00286C99" w:rsidRPr="006B0F7C" w:rsidDel="00035B17" w:rsidRDefault="00286C99" w:rsidP="00286C99">
            <w:pPr>
              <w:pStyle w:val="Erluterungstext"/>
              <w:rPr>
                <w:del w:id="978" w:author="Mark Warneke" w:date="2015-05-25T12:46:00Z"/>
              </w:rPr>
            </w:pPr>
            <w:del w:id="979" w:author="Mark Warneke" w:date="2015-05-25T12:46:00Z">
              <w:r w:rsidRPr="006B0F7C" w:rsidDel="00035B17">
                <w:rPr>
                  <w:szCs w:val="22"/>
                </w:rPr>
                <w:delText>Risiko-/Innovationsfreude</w:delText>
              </w:r>
              <w:r w:rsidRPr="006B0F7C" w:rsidDel="00035B17">
                <w:delText xml:space="preserve"> </w:delText>
              </w:r>
            </w:del>
          </w:p>
        </w:tc>
      </w:tr>
      <w:tr w:rsidR="00286C99" w:rsidRPr="006B0F7C" w:rsidDel="00035B17" w14:paraId="37444FAD" w14:textId="24DDCDA9">
        <w:trPr>
          <w:del w:id="980"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400ACC32" w14:textId="2B62593D" w:rsidR="00286C99" w:rsidRPr="006B0F7C" w:rsidDel="00035B17" w:rsidRDefault="00286C99" w:rsidP="00286C99">
            <w:pPr>
              <w:pStyle w:val="Erluterungstext"/>
              <w:rPr>
                <w:del w:id="981" w:author="Mark Warneke" w:date="2015-05-25T12:46:00Z"/>
              </w:rPr>
            </w:pPr>
            <w:del w:id="982" w:author="Mark Warneke" w:date="2015-05-25T12:46:00Z">
              <w:r w:rsidRPr="006B0F7C" w:rsidDel="00035B17">
                <w:rPr>
                  <w:szCs w:val="22"/>
                </w:rPr>
                <w:delText>Bestehende Partnerschaften oder</w:delText>
              </w:r>
              <w:r w:rsidRPr="006B0F7C" w:rsidDel="00035B17">
                <w:rPr>
                  <w:szCs w:val="22"/>
                </w:rPr>
                <w:br/>
                <w:delText>Kooperationen</w:delText>
              </w:r>
            </w:del>
          </w:p>
        </w:tc>
        <w:tc>
          <w:tcPr>
            <w:tcW w:w="5754" w:type="dxa"/>
            <w:tcBorders>
              <w:top w:val="single" w:sz="4" w:space="0" w:color="auto"/>
              <w:left w:val="single" w:sz="4" w:space="0" w:color="auto"/>
              <w:bottom w:val="single" w:sz="4" w:space="0" w:color="auto"/>
              <w:right w:val="single" w:sz="4" w:space="0" w:color="auto"/>
            </w:tcBorders>
          </w:tcPr>
          <w:p w14:paraId="79485ECC" w14:textId="525F2316" w:rsidR="00286C99" w:rsidRPr="006B0F7C" w:rsidDel="00035B17" w:rsidRDefault="00286C99" w:rsidP="00286C99">
            <w:pPr>
              <w:pStyle w:val="Erluterungstext"/>
              <w:rPr>
                <w:del w:id="983" w:author="Mark Warneke" w:date="2015-05-25T12:46:00Z"/>
                <w:szCs w:val="22"/>
              </w:rPr>
            </w:pPr>
            <w:del w:id="984" w:author="Mark Warneke" w:date="2015-05-25T12:46:00Z">
              <w:r w:rsidRPr="006B0F7C" w:rsidDel="00035B17">
                <w:rPr>
                  <w:szCs w:val="22"/>
                </w:rPr>
                <w:delText>Hat die Organisation bestehende Kooperationen mit bestimmten Softwareherstellern?</w:delText>
              </w:r>
              <w:r w:rsidRPr="006B0F7C" w:rsidDel="00035B17">
                <w:delText xml:space="preserve"> </w:delText>
              </w:r>
            </w:del>
          </w:p>
          <w:p w14:paraId="6869A0A2" w14:textId="38941B08" w:rsidR="00286C99" w:rsidRPr="006B0F7C" w:rsidDel="00035B17" w:rsidRDefault="00286C99" w:rsidP="00286C99">
            <w:pPr>
              <w:pStyle w:val="Erluterungstext"/>
              <w:rPr>
                <w:del w:id="985" w:author="Mark Warneke" w:date="2015-05-25T12:46:00Z"/>
              </w:rPr>
            </w:pPr>
            <w:del w:id="986" w:author="Mark Warneke" w:date="2015-05-25T12:46:00Z">
              <w:r w:rsidRPr="006B0F7C" w:rsidDel="00035B17">
                <w:rPr>
                  <w:szCs w:val="22"/>
                </w:rPr>
                <w:delText>Solche Partnerschaften geben oftmals Produktentscheidungen (unabhängig von Systemanforderungen) vor.</w:delText>
              </w:r>
              <w:r w:rsidRPr="006B0F7C" w:rsidDel="00035B17">
                <w:delText xml:space="preserve"> </w:delText>
              </w:r>
            </w:del>
          </w:p>
        </w:tc>
      </w:tr>
      <w:tr w:rsidR="00286C99" w:rsidRPr="006B0F7C" w:rsidDel="00035B17" w14:paraId="6E8E6F9C" w14:textId="0A1FF050">
        <w:trPr>
          <w:del w:id="987"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52B17E1B" w14:textId="460D5565" w:rsidR="00286C99" w:rsidRPr="006B0F7C" w:rsidDel="00035B17" w:rsidRDefault="00286C99" w:rsidP="00286C99">
            <w:pPr>
              <w:pStyle w:val="Erluterungstext"/>
              <w:rPr>
                <w:del w:id="988" w:author="Mark Warneke" w:date="2015-05-25T12:46:00Z"/>
              </w:rPr>
            </w:pPr>
            <w:del w:id="989" w:author="Mark Warneke" w:date="2015-05-25T12:46:00Z">
              <w:r w:rsidRPr="006B0F7C" w:rsidDel="00035B17">
                <w:rPr>
                  <w:szCs w:val="22"/>
                </w:rPr>
                <w:delText>Eigenentwicklung</w:delText>
              </w:r>
              <w:r w:rsidRPr="006B0F7C" w:rsidDel="00035B17">
                <w:rPr>
                  <w:szCs w:val="22"/>
                </w:rPr>
                <w:br/>
                <w:delText>oder externe Vergabe</w:delText>
              </w:r>
            </w:del>
          </w:p>
        </w:tc>
        <w:tc>
          <w:tcPr>
            <w:tcW w:w="5754" w:type="dxa"/>
            <w:tcBorders>
              <w:top w:val="single" w:sz="4" w:space="0" w:color="auto"/>
              <w:left w:val="single" w:sz="4" w:space="0" w:color="auto"/>
              <w:bottom w:val="single" w:sz="4" w:space="0" w:color="auto"/>
              <w:right w:val="single" w:sz="4" w:space="0" w:color="auto"/>
            </w:tcBorders>
          </w:tcPr>
          <w:p w14:paraId="7E3FBEFA" w14:textId="5E234521" w:rsidR="00286C99" w:rsidRPr="006B0F7C" w:rsidDel="00035B17" w:rsidRDefault="00286C99" w:rsidP="00286C99">
            <w:pPr>
              <w:pStyle w:val="Erluterungstext"/>
              <w:rPr>
                <w:del w:id="990" w:author="Mark Warneke" w:date="2015-05-25T12:46:00Z"/>
              </w:rPr>
            </w:pPr>
            <w:del w:id="991" w:author="Mark Warneke" w:date="2015-05-25T12:46:00Z">
              <w:r w:rsidRPr="006B0F7C" w:rsidDel="00035B17">
                <w:rPr>
                  <w:szCs w:val="22"/>
                </w:rPr>
                <w:delText>Selbst entwickeln oder an externe Dienstleister vergeben?</w:delText>
              </w:r>
            </w:del>
          </w:p>
        </w:tc>
      </w:tr>
      <w:tr w:rsidR="00286C99" w:rsidRPr="006B0F7C" w:rsidDel="00035B17" w14:paraId="29A5A292" w14:textId="3262F98F">
        <w:trPr>
          <w:del w:id="992"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695C9800" w14:textId="3490FEE7" w:rsidR="00286C99" w:rsidRPr="006B0F7C" w:rsidDel="00035B17" w:rsidRDefault="00286C99" w:rsidP="00286C99">
            <w:pPr>
              <w:pStyle w:val="Erluterungstext"/>
              <w:rPr>
                <w:del w:id="993" w:author="Mark Warneke" w:date="2015-05-25T12:46:00Z"/>
              </w:rPr>
            </w:pPr>
            <w:del w:id="994" w:author="Mark Warneke" w:date="2015-05-25T12:46:00Z">
              <w:r w:rsidRPr="006B0F7C" w:rsidDel="00035B17">
                <w:rPr>
                  <w:szCs w:val="22"/>
                </w:rPr>
                <w:delText>Entwicklung als Produkt oder zur eigenen</w:delText>
              </w:r>
              <w:r w:rsidRPr="006B0F7C" w:rsidDel="00035B17">
                <w:rPr>
                  <w:szCs w:val="22"/>
                </w:rPr>
                <w:br/>
                <w:delText>Nutzung?</w:delText>
              </w:r>
            </w:del>
          </w:p>
        </w:tc>
        <w:tc>
          <w:tcPr>
            <w:tcW w:w="5754" w:type="dxa"/>
            <w:tcBorders>
              <w:top w:val="single" w:sz="4" w:space="0" w:color="auto"/>
              <w:left w:val="single" w:sz="4" w:space="0" w:color="auto"/>
              <w:bottom w:val="single" w:sz="4" w:space="0" w:color="auto"/>
              <w:right w:val="single" w:sz="4" w:space="0" w:color="auto"/>
            </w:tcBorders>
          </w:tcPr>
          <w:p w14:paraId="20401A3C" w14:textId="16FB08F3" w:rsidR="00286C99" w:rsidRPr="006B0F7C" w:rsidDel="00035B17" w:rsidRDefault="00286C99" w:rsidP="00286C99">
            <w:pPr>
              <w:pStyle w:val="Erluterungstext"/>
              <w:rPr>
                <w:del w:id="995" w:author="Mark Warneke" w:date="2015-05-25T12:46:00Z"/>
                <w:szCs w:val="22"/>
              </w:rPr>
            </w:pPr>
            <w:del w:id="996" w:author="Mark Warneke" w:date="2015-05-25T12:46:00Z">
              <w:r w:rsidRPr="006B0F7C" w:rsidDel="00035B17">
                <w:rPr>
                  <w:szCs w:val="22"/>
                </w:rPr>
                <w:delText>Bedingt andere Prozesse bei Anforderungsanalyse und Entscheidungen. Im Fall der Produktentwicklung:</w:delText>
              </w:r>
              <w:r w:rsidRPr="006B0F7C" w:rsidDel="00035B17">
                <w:delText xml:space="preserve"> </w:delText>
              </w:r>
            </w:del>
          </w:p>
          <w:p w14:paraId="563B284B" w14:textId="5E74E930" w:rsidR="00286C99" w:rsidRPr="006B0F7C" w:rsidDel="00035B17" w:rsidRDefault="00286C99" w:rsidP="00286C99">
            <w:pPr>
              <w:pStyle w:val="Erluterungstext"/>
              <w:rPr>
                <w:del w:id="997" w:author="Mark Warneke" w:date="2015-05-25T12:46:00Z"/>
                <w:szCs w:val="22"/>
              </w:rPr>
            </w:pPr>
            <w:del w:id="998" w:author="Mark Warneke" w:date="2015-05-25T12:46:00Z">
              <w:r w:rsidRPr="006B0F7C" w:rsidDel="00035B17">
                <w:rPr>
                  <w:szCs w:val="22"/>
                </w:rPr>
                <w:delText>Neues Produkt für neuen Markt?</w:delText>
              </w:r>
              <w:r w:rsidRPr="006B0F7C" w:rsidDel="00035B17">
                <w:delText xml:space="preserve"> </w:delText>
              </w:r>
            </w:del>
          </w:p>
          <w:p w14:paraId="36859D70" w14:textId="2A1BD07C" w:rsidR="00286C99" w:rsidRPr="006B0F7C" w:rsidDel="00035B17" w:rsidRDefault="00286C99" w:rsidP="00286C99">
            <w:pPr>
              <w:pStyle w:val="Erluterungstext"/>
              <w:rPr>
                <w:del w:id="999" w:author="Mark Warneke" w:date="2015-05-25T12:46:00Z"/>
                <w:szCs w:val="22"/>
              </w:rPr>
            </w:pPr>
            <w:del w:id="1000" w:author="Mark Warneke" w:date="2015-05-25T12:46:00Z">
              <w:r w:rsidRPr="006B0F7C" w:rsidDel="00035B17">
                <w:rPr>
                  <w:szCs w:val="22"/>
                </w:rPr>
                <w:delText>Verbessertes Produkt für bestehenden Markt?</w:delText>
              </w:r>
              <w:r w:rsidRPr="006B0F7C" w:rsidDel="00035B17">
                <w:delText xml:space="preserve"> </w:delText>
              </w:r>
            </w:del>
          </w:p>
          <w:p w14:paraId="3EF5A382" w14:textId="66F59356" w:rsidR="00286C99" w:rsidRPr="006B0F7C" w:rsidDel="00035B17" w:rsidRDefault="00286C99" w:rsidP="00286C99">
            <w:pPr>
              <w:pStyle w:val="Erluterungstext"/>
              <w:rPr>
                <w:del w:id="1001" w:author="Mark Warneke" w:date="2015-05-25T12:46:00Z"/>
                <w:szCs w:val="22"/>
              </w:rPr>
            </w:pPr>
            <w:del w:id="1002" w:author="Mark Warneke" w:date="2015-05-25T12:46:00Z">
              <w:r w:rsidRPr="006B0F7C" w:rsidDel="00035B17">
                <w:rPr>
                  <w:szCs w:val="22"/>
                </w:rPr>
                <w:delText>Vermarktung eines bestehenden (eigenen) Systems</w:delText>
              </w:r>
              <w:r w:rsidRPr="006B0F7C" w:rsidDel="00035B17">
                <w:delText xml:space="preserve"> </w:delText>
              </w:r>
            </w:del>
          </w:p>
          <w:p w14:paraId="708E998D" w14:textId="2954B9A7" w:rsidR="00286C99" w:rsidRPr="006B0F7C" w:rsidDel="00035B17" w:rsidRDefault="00286C99" w:rsidP="00286C99">
            <w:pPr>
              <w:pStyle w:val="Erluterungstext"/>
              <w:rPr>
                <w:del w:id="1003" w:author="Mark Warneke" w:date="2015-05-25T12:46:00Z"/>
              </w:rPr>
            </w:pPr>
            <w:del w:id="1004" w:author="Mark Warneke" w:date="2015-05-25T12:46:00Z">
              <w:r w:rsidRPr="006B0F7C" w:rsidDel="00035B17">
                <w:rPr>
                  <w:rFonts w:ascii="Wingdings" w:hAnsi="Wingdings"/>
                  <w:szCs w:val="22"/>
                </w:rPr>
                <w:delText></w:delText>
              </w:r>
              <w:r w:rsidRPr="006B0F7C" w:rsidDel="00035B17">
                <w:rPr>
                  <w:szCs w:val="22"/>
                </w:rPr>
                <w:delText>   Entwicklung ausschließlich zur eigenen Nutzung?</w:delText>
              </w:r>
            </w:del>
          </w:p>
        </w:tc>
      </w:tr>
      <w:tr w:rsidR="00286C99" w:rsidRPr="006B0F7C" w:rsidDel="00035B17" w14:paraId="7614642B" w14:textId="3EDF5B82">
        <w:trPr>
          <w:del w:id="1005" w:author="Mark Warneke" w:date="2015-05-25T12:46:00Z"/>
        </w:trPr>
        <w:tc>
          <w:tcPr>
            <w:tcW w:w="8220" w:type="dxa"/>
            <w:gridSpan w:val="2"/>
            <w:tcBorders>
              <w:top w:val="single" w:sz="4" w:space="0" w:color="auto"/>
              <w:left w:val="single" w:sz="4" w:space="0" w:color="auto"/>
              <w:bottom w:val="single" w:sz="4" w:space="0" w:color="auto"/>
              <w:right w:val="single" w:sz="4" w:space="0" w:color="auto"/>
            </w:tcBorders>
          </w:tcPr>
          <w:p w14:paraId="525A87B1" w14:textId="75E720B9" w:rsidR="00286C99" w:rsidRPr="006B0F7C" w:rsidDel="00035B17" w:rsidRDefault="00286C99" w:rsidP="00286C99">
            <w:pPr>
              <w:pStyle w:val="Erluterungstext"/>
              <w:rPr>
                <w:del w:id="1006" w:author="Mark Warneke" w:date="2015-05-25T12:46:00Z"/>
              </w:rPr>
            </w:pPr>
            <w:del w:id="1007" w:author="Mark Warneke" w:date="2015-05-25T12:46:00Z">
              <w:r w:rsidRPr="006B0F7C" w:rsidDel="00035B17">
                <w:rPr>
                  <w:szCs w:val="22"/>
                </w:rPr>
                <w:delText>Ressourcen (Budget, Zeit, Personal)</w:delText>
              </w:r>
            </w:del>
          </w:p>
        </w:tc>
      </w:tr>
      <w:tr w:rsidR="00286C99" w:rsidRPr="006B0F7C" w:rsidDel="00035B17" w14:paraId="643D3051" w14:textId="77F8FFF5">
        <w:trPr>
          <w:del w:id="1008"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0753C1C8" w14:textId="6A41BA1F" w:rsidR="00286C99" w:rsidRPr="006B0F7C" w:rsidDel="00035B17" w:rsidRDefault="00286C99" w:rsidP="00286C99">
            <w:pPr>
              <w:pStyle w:val="Erluterungstext"/>
              <w:rPr>
                <w:del w:id="1009" w:author="Mark Warneke" w:date="2015-05-25T12:46:00Z"/>
              </w:rPr>
            </w:pPr>
            <w:del w:id="1010" w:author="Mark Warneke" w:date="2015-05-25T12:46:00Z">
              <w:r w:rsidRPr="006B0F7C" w:rsidDel="00035B17">
                <w:rPr>
                  <w:szCs w:val="22"/>
                </w:rPr>
                <w:delText>Festpreis oder Zeit/Aufwand?</w:delText>
              </w:r>
            </w:del>
          </w:p>
        </w:tc>
        <w:tc>
          <w:tcPr>
            <w:tcW w:w="5754" w:type="dxa"/>
            <w:tcBorders>
              <w:top w:val="single" w:sz="4" w:space="0" w:color="auto"/>
              <w:left w:val="single" w:sz="4" w:space="0" w:color="auto"/>
              <w:bottom w:val="single" w:sz="4" w:space="0" w:color="auto"/>
              <w:right w:val="single" w:sz="4" w:space="0" w:color="auto"/>
            </w:tcBorders>
          </w:tcPr>
          <w:p w14:paraId="333DC862" w14:textId="48296AF4" w:rsidR="00286C99" w:rsidRPr="006B0F7C" w:rsidDel="00035B17" w:rsidRDefault="00286C99" w:rsidP="00286C99">
            <w:pPr>
              <w:pStyle w:val="Erluterungstext"/>
              <w:rPr>
                <w:del w:id="1011" w:author="Mark Warneke" w:date="2015-05-25T12:46:00Z"/>
              </w:rPr>
            </w:pPr>
            <w:del w:id="1012" w:author="Mark Warneke" w:date="2015-05-25T12:46:00Z">
              <w:r w:rsidRPr="006B0F7C" w:rsidDel="00035B17">
                <w:rPr>
                  <w:szCs w:val="22"/>
                </w:rPr>
                <w:delText>Festpreisprojekt oder Abrechnung nach Zeit und</w:delText>
              </w:r>
              <w:r w:rsidRPr="006B0F7C" w:rsidDel="00035B17">
                <w:rPr>
                  <w:szCs w:val="22"/>
                </w:rPr>
                <w:br/>
                <w:delText>Aufwand?</w:delText>
              </w:r>
            </w:del>
          </w:p>
        </w:tc>
      </w:tr>
      <w:tr w:rsidR="00286C99" w:rsidRPr="006B0F7C" w:rsidDel="00035B17" w14:paraId="74A9C7C3" w14:textId="1181E728">
        <w:trPr>
          <w:del w:id="1013"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1A736FAA" w14:textId="2525942C" w:rsidR="00286C99" w:rsidRPr="006B0F7C" w:rsidDel="00035B17" w:rsidRDefault="00286C99" w:rsidP="00286C99">
            <w:pPr>
              <w:pStyle w:val="Erluterungstext"/>
              <w:rPr>
                <w:del w:id="1014" w:author="Mark Warneke" w:date="2015-05-25T12:46:00Z"/>
              </w:rPr>
            </w:pPr>
            <w:del w:id="1015" w:author="Mark Warneke" w:date="2015-05-25T12:46:00Z">
              <w:r w:rsidRPr="006B0F7C" w:rsidDel="00035B17">
                <w:rPr>
                  <w:szCs w:val="22"/>
                </w:rPr>
                <w:delText>Zeitplan</w:delText>
              </w:r>
            </w:del>
          </w:p>
        </w:tc>
        <w:tc>
          <w:tcPr>
            <w:tcW w:w="5754" w:type="dxa"/>
            <w:tcBorders>
              <w:top w:val="single" w:sz="4" w:space="0" w:color="auto"/>
              <w:left w:val="single" w:sz="4" w:space="0" w:color="auto"/>
              <w:bottom w:val="single" w:sz="4" w:space="0" w:color="auto"/>
              <w:right w:val="single" w:sz="4" w:space="0" w:color="auto"/>
            </w:tcBorders>
          </w:tcPr>
          <w:p w14:paraId="598F973C" w14:textId="4187CAF5" w:rsidR="00286C99" w:rsidRPr="006B0F7C" w:rsidDel="00035B17" w:rsidRDefault="00286C99" w:rsidP="00286C99">
            <w:pPr>
              <w:pStyle w:val="Erluterungstext"/>
              <w:rPr>
                <w:del w:id="1016" w:author="Mark Warneke" w:date="2015-05-25T12:46:00Z"/>
              </w:rPr>
            </w:pPr>
            <w:del w:id="1017" w:author="Mark Warneke" w:date="2015-05-25T12:46:00Z">
              <w:r w:rsidRPr="006B0F7C" w:rsidDel="00035B17">
                <w:rPr>
                  <w:szCs w:val="22"/>
                </w:rPr>
                <w:delText>Wie flexibel ist der Zeitplan? Gibt es einen festen Endtermin? Welche Stakeholder bestimmen den Endtermin?</w:delText>
              </w:r>
            </w:del>
          </w:p>
        </w:tc>
      </w:tr>
      <w:tr w:rsidR="00286C99" w:rsidRPr="006B0F7C" w:rsidDel="00035B17" w14:paraId="337669F7" w14:textId="497FA1A5">
        <w:trPr>
          <w:del w:id="1018"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3061846B" w14:textId="39652986" w:rsidR="00286C99" w:rsidRPr="006B0F7C" w:rsidDel="00035B17" w:rsidRDefault="00286C99" w:rsidP="00286C99">
            <w:pPr>
              <w:pStyle w:val="Erluterungstext"/>
              <w:rPr>
                <w:del w:id="1019" w:author="Mark Warneke" w:date="2015-05-25T12:46:00Z"/>
              </w:rPr>
            </w:pPr>
            <w:del w:id="1020" w:author="Mark Warneke" w:date="2015-05-25T12:46:00Z">
              <w:r w:rsidRPr="006B0F7C" w:rsidDel="00035B17">
                <w:rPr>
                  <w:szCs w:val="22"/>
                </w:rPr>
                <w:delText>Zeitplan und Funktionsumfang</w:delText>
              </w:r>
            </w:del>
          </w:p>
        </w:tc>
        <w:tc>
          <w:tcPr>
            <w:tcW w:w="5754" w:type="dxa"/>
            <w:tcBorders>
              <w:top w:val="single" w:sz="4" w:space="0" w:color="auto"/>
              <w:left w:val="single" w:sz="4" w:space="0" w:color="auto"/>
              <w:bottom w:val="single" w:sz="4" w:space="0" w:color="auto"/>
              <w:right w:val="single" w:sz="4" w:space="0" w:color="auto"/>
            </w:tcBorders>
          </w:tcPr>
          <w:p w14:paraId="2821CB06" w14:textId="311D3B7B" w:rsidR="00286C99" w:rsidRPr="006B0F7C" w:rsidDel="00035B17" w:rsidRDefault="00286C99" w:rsidP="00286C99">
            <w:pPr>
              <w:pStyle w:val="Erluterungstext"/>
              <w:rPr>
                <w:del w:id="1021" w:author="Mark Warneke" w:date="2015-05-25T12:46:00Z"/>
              </w:rPr>
            </w:pPr>
            <w:del w:id="1022" w:author="Mark Warneke" w:date="2015-05-25T12:46:00Z">
              <w:r w:rsidRPr="006B0F7C" w:rsidDel="00035B17">
                <w:rPr>
                  <w:szCs w:val="22"/>
                </w:rPr>
                <w:delText>Was ist höher priorisiert, der Termin oder der Funktionsumfang?</w:delText>
              </w:r>
            </w:del>
          </w:p>
        </w:tc>
      </w:tr>
      <w:tr w:rsidR="00286C99" w:rsidRPr="006B0F7C" w:rsidDel="00035B17" w14:paraId="391495B9" w14:textId="61CEF360">
        <w:trPr>
          <w:del w:id="1023"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60CBF8D4" w14:textId="1842CB04" w:rsidR="00286C99" w:rsidRPr="006B0F7C" w:rsidDel="00035B17" w:rsidRDefault="00286C99" w:rsidP="00286C99">
            <w:pPr>
              <w:pStyle w:val="Erluterungstext"/>
              <w:rPr>
                <w:del w:id="1024" w:author="Mark Warneke" w:date="2015-05-25T12:46:00Z"/>
              </w:rPr>
            </w:pPr>
            <w:del w:id="1025" w:author="Mark Warneke" w:date="2015-05-25T12:46:00Z">
              <w:r w:rsidRPr="006B0F7C" w:rsidDel="00035B17">
                <w:rPr>
                  <w:szCs w:val="22"/>
                </w:rPr>
                <w:delText>Release-Plan</w:delText>
              </w:r>
            </w:del>
          </w:p>
        </w:tc>
        <w:tc>
          <w:tcPr>
            <w:tcW w:w="5754" w:type="dxa"/>
            <w:tcBorders>
              <w:top w:val="single" w:sz="4" w:space="0" w:color="auto"/>
              <w:left w:val="single" w:sz="4" w:space="0" w:color="auto"/>
              <w:bottom w:val="single" w:sz="4" w:space="0" w:color="auto"/>
              <w:right w:val="single" w:sz="4" w:space="0" w:color="auto"/>
            </w:tcBorders>
          </w:tcPr>
          <w:p w14:paraId="0C15BD87" w14:textId="38BA655A" w:rsidR="00286C99" w:rsidRPr="006B0F7C" w:rsidDel="00035B17" w:rsidRDefault="00286C99" w:rsidP="00286C99">
            <w:pPr>
              <w:pStyle w:val="Erluterungstext"/>
              <w:rPr>
                <w:del w:id="1026" w:author="Mark Warneke" w:date="2015-05-25T12:46:00Z"/>
              </w:rPr>
            </w:pPr>
            <w:del w:id="1027" w:author="Mark Warneke" w:date="2015-05-25T12:46:00Z">
              <w:r w:rsidRPr="006B0F7C" w:rsidDel="00035B17">
                <w:rPr>
                  <w:szCs w:val="22"/>
                </w:rPr>
                <w:delText>Zu welchen Zeitpunkten soll welcher Funktionsumfang in Releases/Versionen zur Verfügung stehen?</w:delText>
              </w:r>
            </w:del>
          </w:p>
        </w:tc>
      </w:tr>
      <w:tr w:rsidR="00286C99" w:rsidRPr="006B0F7C" w:rsidDel="00035B17" w14:paraId="596B9455" w14:textId="30892B14">
        <w:trPr>
          <w:del w:id="1028"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65C09E17" w14:textId="662B57DA" w:rsidR="00286C99" w:rsidRPr="006B0F7C" w:rsidDel="00035B17" w:rsidRDefault="00286C99" w:rsidP="00286C99">
            <w:pPr>
              <w:pStyle w:val="Erluterungstext"/>
              <w:rPr>
                <w:del w:id="1029" w:author="Mark Warneke" w:date="2015-05-25T12:46:00Z"/>
              </w:rPr>
            </w:pPr>
            <w:del w:id="1030" w:author="Mark Warneke" w:date="2015-05-25T12:46:00Z">
              <w:r w:rsidRPr="006B0F7C" w:rsidDel="00035B17">
                <w:rPr>
                  <w:szCs w:val="22"/>
                </w:rPr>
                <w:delText>Projektbudget</w:delText>
              </w:r>
            </w:del>
          </w:p>
        </w:tc>
        <w:tc>
          <w:tcPr>
            <w:tcW w:w="5754" w:type="dxa"/>
            <w:tcBorders>
              <w:top w:val="single" w:sz="4" w:space="0" w:color="auto"/>
              <w:left w:val="single" w:sz="4" w:space="0" w:color="auto"/>
              <w:bottom w:val="single" w:sz="4" w:space="0" w:color="auto"/>
              <w:right w:val="single" w:sz="4" w:space="0" w:color="auto"/>
            </w:tcBorders>
          </w:tcPr>
          <w:p w14:paraId="297DC7ED" w14:textId="48383D01" w:rsidR="00286C99" w:rsidRPr="006B0F7C" w:rsidDel="00035B17" w:rsidRDefault="00286C99" w:rsidP="00286C99">
            <w:pPr>
              <w:pStyle w:val="Erluterungstext"/>
              <w:rPr>
                <w:del w:id="1031" w:author="Mark Warneke" w:date="2015-05-25T12:46:00Z"/>
              </w:rPr>
            </w:pPr>
            <w:del w:id="1032" w:author="Mark Warneke" w:date="2015-05-25T12:46:00Z">
              <w:r w:rsidRPr="006B0F7C" w:rsidDel="00035B17">
                <w:rPr>
                  <w:szCs w:val="22"/>
                </w:rPr>
                <w:delText>Fest oder variabel? In welcher Höhe verfügbar?</w:delText>
              </w:r>
            </w:del>
          </w:p>
        </w:tc>
      </w:tr>
      <w:tr w:rsidR="00286C99" w:rsidRPr="006B0F7C" w:rsidDel="00035B17" w14:paraId="2418E087" w14:textId="4DEDD2CE">
        <w:trPr>
          <w:del w:id="1033"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0F26546D" w14:textId="3B9DA1F8" w:rsidR="00286C99" w:rsidRPr="006B0F7C" w:rsidDel="00035B17" w:rsidRDefault="00286C99" w:rsidP="00286C99">
            <w:pPr>
              <w:pStyle w:val="Erluterungstext"/>
              <w:rPr>
                <w:del w:id="1034" w:author="Mark Warneke" w:date="2015-05-25T12:46:00Z"/>
              </w:rPr>
            </w:pPr>
            <w:del w:id="1035" w:author="Mark Warneke" w:date="2015-05-25T12:46:00Z">
              <w:r w:rsidRPr="006B0F7C" w:rsidDel="00035B17">
                <w:rPr>
                  <w:szCs w:val="22"/>
                </w:rPr>
                <w:delText>Budget für technische</w:delText>
              </w:r>
              <w:r w:rsidRPr="006B0F7C" w:rsidDel="00035B17">
                <w:rPr>
                  <w:szCs w:val="22"/>
                </w:rPr>
                <w:br/>
                <w:delText>Ressourcen</w:delText>
              </w:r>
            </w:del>
          </w:p>
        </w:tc>
        <w:tc>
          <w:tcPr>
            <w:tcW w:w="5754" w:type="dxa"/>
            <w:tcBorders>
              <w:top w:val="single" w:sz="4" w:space="0" w:color="auto"/>
              <w:left w:val="single" w:sz="4" w:space="0" w:color="auto"/>
              <w:bottom w:val="single" w:sz="4" w:space="0" w:color="auto"/>
              <w:right w:val="single" w:sz="4" w:space="0" w:color="auto"/>
            </w:tcBorders>
          </w:tcPr>
          <w:p w14:paraId="4C81A161" w14:textId="3617E660" w:rsidR="00286C99" w:rsidRPr="006B0F7C" w:rsidDel="00035B17" w:rsidRDefault="00286C99" w:rsidP="00286C99">
            <w:pPr>
              <w:pStyle w:val="Erluterungstext"/>
              <w:rPr>
                <w:del w:id="1036" w:author="Mark Warneke" w:date="2015-05-25T12:46:00Z"/>
              </w:rPr>
            </w:pPr>
            <w:del w:id="1037" w:author="Mark Warneke" w:date="2015-05-25T12:46:00Z">
              <w:r w:rsidRPr="006B0F7C" w:rsidDel="00035B17">
                <w:rPr>
                  <w:szCs w:val="22"/>
                </w:rPr>
                <w:delText>Kauf oder Miete von Entwicklungswerkzeugen</w:delText>
              </w:r>
              <w:r w:rsidRPr="006B0F7C" w:rsidDel="00035B17">
                <w:rPr>
                  <w:szCs w:val="22"/>
                </w:rPr>
                <w:br/>
                <w:delText>(Hardware und Software)?</w:delText>
              </w:r>
            </w:del>
          </w:p>
        </w:tc>
      </w:tr>
      <w:tr w:rsidR="00286C99" w:rsidRPr="006B0F7C" w:rsidDel="00035B17" w14:paraId="2DFF1D35" w14:textId="6DE53E51">
        <w:trPr>
          <w:del w:id="1038"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696A7029" w14:textId="6B6F7DBF" w:rsidR="00286C99" w:rsidRPr="006B0F7C" w:rsidDel="00035B17" w:rsidRDefault="00286C99" w:rsidP="00286C99">
            <w:pPr>
              <w:pStyle w:val="Erluterungstext"/>
              <w:rPr>
                <w:del w:id="1039" w:author="Mark Warneke" w:date="2015-05-25T12:46:00Z"/>
              </w:rPr>
            </w:pPr>
            <w:del w:id="1040" w:author="Mark Warneke" w:date="2015-05-25T12:46:00Z">
              <w:r w:rsidRPr="006B0F7C" w:rsidDel="00035B17">
                <w:rPr>
                  <w:szCs w:val="22"/>
                </w:rPr>
                <w:delText>Team</w:delText>
              </w:r>
            </w:del>
          </w:p>
        </w:tc>
        <w:tc>
          <w:tcPr>
            <w:tcW w:w="5754" w:type="dxa"/>
            <w:tcBorders>
              <w:top w:val="single" w:sz="4" w:space="0" w:color="auto"/>
              <w:left w:val="single" w:sz="4" w:space="0" w:color="auto"/>
              <w:bottom w:val="single" w:sz="4" w:space="0" w:color="auto"/>
              <w:right w:val="single" w:sz="4" w:space="0" w:color="auto"/>
            </w:tcBorders>
          </w:tcPr>
          <w:p w14:paraId="335DBBEC" w14:textId="12414AF4" w:rsidR="00286C99" w:rsidRPr="006B0F7C" w:rsidDel="00035B17" w:rsidRDefault="00286C99" w:rsidP="00286C99">
            <w:pPr>
              <w:pStyle w:val="Erluterungstext"/>
              <w:rPr>
                <w:del w:id="1041" w:author="Mark Warneke" w:date="2015-05-25T12:46:00Z"/>
              </w:rPr>
            </w:pPr>
            <w:del w:id="1042" w:author="Mark Warneke" w:date="2015-05-25T12:46:00Z">
              <w:r w:rsidRPr="006B0F7C" w:rsidDel="00035B17">
                <w:rPr>
                  <w:szCs w:val="22"/>
                </w:rPr>
                <w:delText>Anzahl der Mitarbeiter und deren Qualifikation,</w:delText>
              </w:r>
              <w:r w:rsidRPr="006B0F7C" w:rsidDel="00035B17">
                <w:rPr>
                  <w:szCs w:val="22"/>
                </w:rPr>
                <w:br/>
                <w:delText>Motivation und kontinuierliche Verfügbarkeit.</w:delText>
              </w:r>
            </w:del>
          </w:p>
        </w:tc>
      </w:tr>
      <w:tr w:rsidR="00286C99" w:rsidRPr="006B0F7C" w:rsidDel="00035B17" w14:paraId="03E1F3CB" w14:textId="78B4A543">
        <w:trPr>
          <w:del w:id="1043" w:author="Mark Warneke" w:date="2015-05-25T12:46:00Z"/>
        </w:trPr>
        <w:tc>
          <w:tcPr>
            <w:tcW w:w="8220" w:type="dxa"/>
            <w:gridSpan w:val="2"/>
            <w:tcBorders>
              <w:top w:val="single" w:sz="4" w:space="0" w:color="auto"/>
              <w:left w:val="single" w:sz="4" w:space="0" w:color="auto"/>
              <w:bottom w:val="single" w:sz="4" w:space="0" w:color="auto"/>
              <w:right w:val="single" w:sz="4" w:space="0" w:color="auto"/>
            </w:tcBorders>
          </w:tcPr>
          <w:p w14:paraId="7D7EC895" w14:textId="7D747B8C" w:rsidR="00286C99" w:rsidRPr="006B0F7C" w:rsidDel="00035B17" w:rsidRDefault="00286C99" w:rsidP="00286C99">
            <w:pPr>
              <w:pStyle w:val="Erluterungstext"/>
              <w:rPr>
                <w:del w:id="1044" w:author="Mark Warneke" w:date="2015-05-25T12:46:00Z"/>
              </w:rPr>
            </w:pPr>
            <w:del w:id="1045" w:author="Mark Warneke" w:date="2015-05-25T12:46:00Z">
              <w:r w:rsidRPr="006B0F7C" w:rsidDel="00035B17">
                <w:rPr>
                  <w:szCs w:val="22"/>
                </w:rPr>
                <w:delText>Organisatorische Standards</w:delText>
              </w:r>
            </w:del>
          </w:p>
        </w:tc>
      </w:tr>
      <w:tr w:rsidR="00286C99" w:rsidRPr="006B0F7C" w:rsidDel="00035B17" w14:paraId="63134409" w14:textId="60BD9360">
        <w:trPr>
          <w:del w:id="1046"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0E52695F" w14:textId="1D944A62" w:rsidR="00286C99" w:rsidRPr="006B0F7C" w:rsidDel="00035B17" w:rsidRDefault="00286C99" w:rsidP="00286C99">
            <w:pPr>
              <w:pStyle w:val="Erluterungstext"/>
              <w:rPr>
                <w:del w:id="1047" w:author="Mark Warneke" w:date="2015-05-25T12:46:00Z"/>
              </w:rPr>
            </w:pPr>
            <w:del w:id="1048" w:author="Mark Warneke" w:date="2015-05-25T12:46:00Z">
              <w:r w:rsidRPr="006B0F7C" w:rsidDel="00035B17">
                <w:rPr>
                  <w:szCs w:val="22"/>
                </w:rPr>
                <w:delText>Vorgehensmodell</w:delText>
              </w:r>
            </w:del>
          </w:p>
        </w:tc>
        <w:tc>
          <w:tcPr>
            <w:tcW w:w="5754" w:type="dxa"/>
            <w:tcBorders>
              <w:top w:val="single" w:sz="4" w:space="0" w:color="auto"/>
              <w:left w:val="single" w:sz="4" w:space="0" w:color="auto"/>
              <w:bottom w:val="single" w:sz="4" w:space="0" w:color="auto"/>
              <w:right w:val="single" w:sz="4" w:space="0" w:color="auto"/>
            </w:tcBorders>
          </w:tcPr>
          <w:p w14:paraId="0AA124F3" w14:textId="6F9C783C" w:rsidR="00286C99" w:rsidRPr="006B0F7C" w:rsidDel="00035B17" w:rsidRDefault="00286C99" w:rsidP="00286C99">
            <w:pPr>
              <w:pStyle w:val="Erluterungstext"/>
              <w:rPr>
                <w:del w:id="1049" w:author="Mark Warneke" w:date="2015-05-25T12:46:00Z"/>
              </w:rPr>
            </w:pPr>
            <w:del w:id="1050" w:author="Mark Warneke" w:date="2015-05-25T12:46:00Z">
              <w:r w:rsidRPr="006B0F7C" w:rsidDel="00035B17">
                <w:rPr>
                  <w:szCs w:val="22"/>
                </w:rPr>
                <w:delText>Vorgaben bezüglich Vorgehensmodell? Hierzu gehören auch interne Standards zu Modellierung, Dokumentation und Implementierung.</w:delText>
              </w:r>
            </w:del>
          </w:p>
        </w:tc>
      </w:tr>
      <w:tr w:rsidR="00286C99" w:rsidRPr="006B0F7C" w:rsidDel="00035B17" w14:paraId="773B6DEB" w14:textId="426068D7">
        <w:trPr>
          <w:del w:id="1051"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7525EB3A" w14:textId="18CCD8B4" w:rsidR="00286C99" w:rsidRPr="006B0F7C" w:rsidDel="00035B17" w:rsidRDefault="00286C99" w:rsidP="00286C99">
            <w:pPr>
              <w:pStyle w:val="Erluterungstext"/>
              <w:rPr>
                <w:del w:id="1052" w:author="Mark Warneke" w:date="2015-05-25T12:46:00Z"/>
              </w:rPr>
            </w:pPr>
            <w:del w:id="1053" w:author="Mark Warneke" w:date="2015-05-25T12:46:00Z">
              <w:r w:rsidRPr="006B0F7C" w:rsidDel="00035B17">
                <w:rPr>
                  <w:szCs w:val="22"/>
                </w:rPr>
                <w:delText>Qualitätsstandards</w:delText>
              </w:r>
            </w:del>
          </w:p>
        </w:tc>
        <w:tc>
          <w:tcPr>
            <w:tcW w:w="5754" w:type="dxa"/>
            <w:tcBorders>
              <w:top w:val="single" w:sz="4" w:space="0" w:color="auto"/>
              <w:left w:val="single" w:sz="4" w:space="0" w:color="auto"/>
              <w:bottom w:val="single" w:sz="4" w:space="0" w:color="auto"/>
              <w:right w:val="single" w:sz="4" w:space="0" w:color="auto"/>
            </w:tcBorders>
          </w:tcPr>
          <w:p w14:paraId="4ABE07BB" w14:textId="350CAD48" w:rsidR="00286C99" w:rsidRPr="006B0F7C" w:rsidDel="00035B17" w:rsidRDefault="00286C99" w:rsidP="00286C99">
            <w:pPr>
              <w:pStyle w:val="Erluterungstext"/>
              <w:rPr>
                <w:del w:id="1054" w:author="Mark Warneke" w:date="2015-05-25T12:46:00Z"/>
              </w:rPr>
            </w:pPr>
            <w:del w:id="1055" w:author="Mark Warneke" w:date="2015-05-25T12:46:00Z">
              <w:r w:rsidRPr="006B0F7C" w:rsidDel="00035B17">
                <w:rPr>
                  <w:szCs w:val="22"/>
                </w:rPr>
                <w:delText>Fällt die Organisation oder das System in den Geltungsbereich von Qualitätsnormen (wie ISO-9000)?</w:delText>
              </w:r>
            </w:del>
          </w:p>
        </w:tc>
      </w:tr>
      <w:tr w:rsidR="00286C99" w:rsidRPr="006B0F7C" w:rsidDel="00035B17" w14:paraId="697829FB" w14:textId="4D58A33F">
        <w:trPr>
          <w:del w:id="1056"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3DF4BA2C" w14:textId="0D22AF81" w:rsidR="00286C99" w:rsidRPr="006B0F7C" w:rsidDel="00035B17" w:rsidRDefault="00286C99" w:rsidP="00286C99">
            <w:pPr>
              <w:pStyle w:val="Erluterungstext"/>
              <w:rPr>
                <w:del w:id="1057" w:author="Mark Warneke" w:date="2015-05-25T12:46:00Z"/>
              </w:rPr>
            </w:pPr>
            <w:del w:id="1058" w:author="Mark Warneke" w:date="2015-05-25T12:46:00Z">
              <w:r w:rsidRPr="006B0F7C" w:rsidDel="00035B17">
                <w:rPr>
                  <w:szCs w:val="22"/>
                </w:rPr>
                <w:delText>Entwicklungs</w:delText>
              </w:r>
              <w:r w:rsidRPr="006B0F7C" w:rsidDel="00035B17">
                <w:rPr>
                  <w:szCs w:val="22"/>
                </w:rPr>
                <w:softHyphen/>
                <w:delText>werkzeuge</w:delText>
              </w:r>
            </w:del>
          </w:p>
        </w:tc>
        <w:tc>
          <w:tcPr>
            <w:tcW w:w="5754" w:type="dxa"/>
            <w:tcBorders>
              <w:top w:val="single" w:sz="4" w:space="0" w:color="auto"/>
              <w:left w:val="single" w:sz="4" w:space="0" w:color="auto"/>
              <w:bottom w:val="single" w:sz="4" w:space="0" w:color="auto"/>
              <w:right w:val="single" w:sz="4" w:space="0" w:color="auto"/>
            </w:tcBorders>
          </w:tcPr>
          <w:p w14:paraId="7096EFBD" w14:textId="33C2A59F" w:rsidR="00286C99" w:rsidRPr="006B0F7C" w:rsidDel="00035B17" w:rsidRDefault="00286C99" w:rsidP="00286C99">
            <w:pPr>
              <w:pStyle w:val="Erluterungstext"/>
              <w:rPr>
                <w:del w:id="1059" w:author="Mark Warneke" w:date="2015-05-25T12:46:00Z"/>
              </w:rPr>
            </w:pPr>
            <w:del w:id="1060" w:author="Mark Warneke" w:date="2015-05-25T12:46:00Z">
              <w:r w:rsidRPr="006B0F7C" w:rsidDel="00035B17">
                <w:rPr>
                  <w:szCs w:val="22"/>
                </w:rPr>
                <w:delText>Vorgaben bezüglich der Entwicklungswerkzeuge</w:delText>
              </w:r>
              <w:r w:rsidRPr="006B0F7C" w:rsidDel="00035B17">
                <w:rPr>
                  <w:szCs w:val="22"/>
                </w:rPr>
                <w:br/>
                <w:delText>(etwa: CASE-Tool, Datenbank, Integrierte Entwicklungsumgebung, Kommunikationssoftware, Middleware, Transaktionsmonitor).</w:delText>
              </w:r>
            </w:del>
          </w:p>
        </w:tc>
      </w:tr>
      <w:tr w:rsidR="00286C99" w:rsidRPr="006B0F7C" w:rsidDel="00035B17" w14:paraId="6633AFD9" w14:textId="27602EDD">
        <w:trPr>
          <w:del w:id="1061"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41EF79FE" w14:textId="09746B03" w:rsidR="00286C99" w:rsidRPr="006B0F7C" w:rsidDel="00035B17" w:rsidRDefault="00286C99" w:rsidP="00286C99">
            <w:pPr>
              <w:pStyle w:val="Erluterungstext"/>
              <w:rPr>
                <w:del w:id="1062" w:author="Mark Warneke" w:date="2015-05-25T12:46:00Z"/>
              </w:rPr>
            </w:pPr>
            <w:del w:id="1063" w:author="Mark Warneke" w:date="2015-05-25T12:46:00Z">
              <w:r w:rsidRPr="006B0F7C" w:rsidDel="00035B17">
                <w:rPr>
                  <w:szCs w:val="22"/>
                </w:rPr>
                <w:delText>Konfigurations- und</w:delText>
              </w:r>
              <w:r w:rsidRPr="006B0F7C" w:rsidDel="00035B17">
                <w:rPr>
                  <w:szCs w:val="22"/>
                </w:rPr>
                <w:br/>
                <w:delText>Versionsverwaltung</w:delText>
              </w:r>
            </w:del>
          </w:p>
        </w:tc>
        <w:tc>
          <w:tcPr>
            <w:tcW w:w="5754" w:type="dxa"/>
            <w:tcBorders>
              <w:top w:val="single" w:sz="4" w:space="0" w:color="auto"/>
              <w:left w:val="single" w:sz="4" w:space="0" w:color="auto"/>
              <w:bottom w:val="single" w:sz="4" w:space="0" w:color="auto"/>
              <w:right w:val="single" w:sz="4" w:space="0" w:color="auto"/>
            </w:tcBorders>
          </w:tcPr>
          <w:p w14:paraId="1B27F020" w14:textId="7C5015C5" w:rsidR="00286C99" w:rsidRPr="006B0F7C" w:rsidDel="00035B17" w:rsidRDefault="00286C99" w:rsidP="00286C99">
            <w:pPr>
              <w:pStyle w:val="Erluterungstext"/>
              <w:rPr>
                <w:del w:id="1064" w:author="Mark Warneke" w:date="2015-05-25T12:46:00Z"/>
              </w:rPr>
            </w:pPr>
            <w:del w:id="1065" w:author="Mark Warneke" w:date="2015-05-25T12:46:00Z">
              <w:r w:rsidRPr="006B0F7C" w:rsidDel="00035B17">
                <w:rPr>
                  <w:szCs w:val="22"/>
                </w:rPr>
                <w:delText>Vorgaben bezüglich Prozessen und Werkzeugen</w:delText>
              </w:r>
            </w:del>
          </w:p>
        </w:tc>
      </w:tr>
      <w:tr w:rsidR="00286C99" w:rsidRPr="006B0F7C" w:rsidDel="00035B17" w14:paraId="61651922" w14:textId="5E8396A6">
        <w:trPr>
          <w:del w:id="1066"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67EE08D2" w14:textId="08A4FA9E" w:rsidR="00286C99" w:rsidRPr="006B0F7C" w:rsidDel="00035B17" w:rsidRDefault="00286C99" w:rsidP="00286C99">
            <w:pPr>
              <w:pStyle w:val="Erluterungstext"/>
              <w:rPr>
                <w:del w:id="1067" w:author="Mark Warneke" w:date="2015-05-25T12:46:00Z"/>
              </w:rPr>
            </w:pPr>
            <w:del w:id="1068" w:author="Mark Warneke" w:date="2015-05-25T12:46:00Z">
              <w:r w:rsidRPr="006B0F7C" w:rsidDel="00035B17">
                <w:rPr>
                  <w:szCs w:val="22"/>
                </w:rPr>
                <w:delText>Testwerkzeuge und prozesse</w:delText>
              </w:r>
            </w:del>
          </w:p>
        </w:tc>
        <w:tc>
          <w:tcPr>
            <w:tcW w:w="5754" w:type="dxa"/>
            <w:tcBorders>
              <w:top w:val="single" w:sz="4" w:space="0" w:color="auto"/>
              <w:left w:val="single" w:sz="4" w:space="0" w:color="auto"/>
              <w:bottom w:val="single" w:sz="4" w:space="0" w:color="auto"/>
              <w:right w:val="single" w:sz="4" w:space="0" w:color="auto"/>
            </w:tcBorders>
          </w:tcPr>
          <w:p w14:paraId="31D55D32" w14:textId="77B46495" w:rsidR="00286C99" w:rsidRPr="006B0F7C" w:rsidDel="00035B17" w:rsidRDefault="00286C99" w:rsidP="00286C99">
            <w:pPr>
              <w:pStyle w:val="Erluterungstext"/>
              <w:rPr>
                <w:del w:id="1069" w:author="Mark Warneke" w:date="2015-05-25T12:46:00Z"/>
              </w:rPr>
            </w:pPr>
            <w:del w:id="1070" w:author="Mark Warneke" w:date="2015-05-25T12:46:00Z">
              <w:r w:rsidRPr="006B0F7C" w:rsidDel="00035B17">
                <w:rPr>
                  <w:szCs w:val="22"/>
                </w:rPr>
                <w:delText>Vorgaben bezüglich Prozessen und Werkzeugen</w:delText>
              </w:r>
            </w:del>
          </w:p>
        </w:tc>
      </w:tr>
      <w:tr w:rsidR="00286C99" w:rsidRPr="006B0F7C" w:rsidDel="00035B17" w14:paraId="4F864120" w14:textId="3EF45592">
        <w:trPr>
          <w:del w:id="1071"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7E82229C" w14:textId="55FEBA49" w:rsidR="00286C99" w:rsidRPr="006B0F7C" w:rsidDel="00035B17" w:rsidRDefault="00286C99" w:rsidP="00286C99">
            <w:pPr>
              <w:pStyle w:val="Erluterungstext"/>
              <w:rPr>
                <w:del w:id="1072" w:author="Mark Warneke" w:date="2015-05-25T12:46:00Z"/>
              </w:rPr>
            </w:pPr>
            <w:del w:id="1073" w:author="Mark Warneke" w:date="2015-05-25T12:46:00Z">
              <w:r w:rsidRPr="006B0F7C" w:rsidDel="00035B17">
                <w:rPr>
                  <w:szCs w:val="22"/>
                </w:rPr>
                <w:delText>Abnahme- und</w:delText>
              </w:r>
              <w:r w:rsidRPr="006B0F7C" w:rsidDel="00035B17">
                <w:rPr>
                  <w:szCs w:val="22"/>
                </w:rPr>
                <w:br/>
                <w:delText>Freigabeprozesse</w:delText>
              </w:r>
            </w:del>
          </w:p>
        </w:tc>
        <w:tc>
          <w:tcPr>
            <w:tcW w:w="5754" w:type="dxa"/>
            <w:tcBorders>
              <w:top w:val="single" w:sz="4" w:space="0" w:color="auto"/>
              <w:left w:val="single" w:sz="4" w:space="0" w:color="auto"/>
              <w:bottom w:val="single" w:sz="4" w:space="0" w:color="auto"/>
              <w:right w:val="single" w:sz="4" w:space="0" w:color="auto"/>
            </w:tcBorders>
          </w:tcPr>
          <w:p w14:paraId="6176C523" w14:textId="308B34ED" w:rsidR="00286C99" w:rsidRPr="006B0F7C" w:rsidDel="00035B17" w:rsidRDefault="00286C99" w:rsidP="00286C99">
            <w:pPr>
              <w:pStyle w:val="Erluterungstext"/>
              <w:rPr>
                <w:del w:id="1074" w:author="Mark Warneke" w:date="2015-05-25T12:46:00Z"/>
                <w:szCs w:val="22"/>
              </w:rPr>
            </w:pPr>
            <w:del w:id="1075" w:author="Mark Warneke" w:date="2015-05-25T12:46:00Z">
              <w:r w:rsidRPr="006B0F7C" w:rsidDel="00035B17">
                <w:rPr>
                  <w:szCs w:val="22"/>
                </w:rPr>
                <w:delText>Datenmodellierung und Datenbankdesign</w:delText>
              </w:r>
              <w:r w:rsidRPr="006B0F7C" w:rsidDel="00035B17">
                <w:delText xml:space="preserve"> </w:delText>
              </w:r>
            </w:del>
          </w:p>
          <w:p w14:paraId="2475C355" w14:textId="2BA4B455" w:rsidR="00286C99" w:rsidRPr="006B0F7C" w:rsidDel="00035B17" w:rsidRDefault="00286C99" w:rsidP="00286C99">
            <w:pPr>
              <w:pStyle w:val="Erluterungstext"/>
              <w:rPr>
                <w:del w:id="1076" w:author="Mark Warneke" w:date="2015-05-25T12:46:00Z"/>
                <w:szCs w:val="22"/>
              </w:rPr>
            </w:pPr>
            <w:del w:id="1077" w:author="Mark Warneke" w:date="2015-05-25T12:46:00Z">
              <w:r w:rsidRPr="006B0F7C" w:rsidDel="00035B17">
                <w:rPr>
                  <w:szCs w:val="22"/>
                </w:rPr>
                <w:delText>Benutzeroberflächen</w:delText>
              </w:r>
              <w:r w:rsidRPr="006B0F7C" w:rsidDel="00035B17">
                <w:delText xml:space="preserve"> </w:delText>
              </w:r>
            </w:del>
          </w:p>
          <w:p w14:paraId="54D351C5" w14:textId="5840545C" w:rsidR="00286C99" w:rsidRPr="006B0F7C" w:rsidDel="00035B17" w:rsidRDefault="00286C99" w:rsidP="00286C99">
            <w:pPr>
              <w:pStyle w:val="Erluterungstext"/>
              <w:rPr>
                <w:del w:id="1078" w:author="Mark Warneke" w:date="2015-05-25T12:46:00Z"/>
                <w:szCs w:val="22"/>
              </w:rPr>
            </w:pPr>
            <w:del w:id="1079" w:author="Mark Warneke" w:date="2015-05-25T12:46:00Z">
              <w:r w:rsidRPr="006B0F7C" w:rsidDel="00035B17">
                <w:rPr>
                  <w:szCs w:val="22"/>
                </w:rPr>
                <w:delText>Geschäftsprozesse (Workflow)</w:delText>
              </w:r>
              <w:r w:rsidRPr="006B0F7C" w:rsidDel="00035B17">
                <w:delText xml:space="preserve"> </w:delText>
              </w:r>
            </w:del>
          </w:p>
          <w:p w14:paraId="49F4CDC1" w14:textId="187E439B" w:rsidR="00286C99" w:rsidRPr="006B0F7C" w:rsidDel="00035B17" w:rsidRDefault="00286C99" w:rsidP="00286C99">
            <w:pPr>
              <w:pStyle w:val="Erluterungstext"/>
              <w:rPr>
                <w:del w:id="1080" w:author="Mark Warneke" w:date="2015-05-25T12:46:00Z"/>
              </w:rPr>
            </w:pPr>
            <w:del w:id="1081" w:author="Mark Warneke" w:date="2015-05-25T12:46:00Z">
              <w:r w:rsidRPr="006B0F7C" w:rsidDel="00035B17">
                <w:rPr>
                  <w:szCs w:val="22"/>
                </w:rPr>
                <w:delText>Nutzung externer Systeme (etwa: schreibender Zugriff bei externen Datenbanken)</w:delText>
              </w:r>
              <w:r w:rsidRPr="006B0F7C" w:rsidDel="00035B17">
                <w:delText xml:space="preserve"> </w:delText>
              </w:r>
            </w:del>
          </w:p>
        </w:tc>
      </w:tr>
      <w:tr w:rsidR="00286C99" w:rsidRPr="006B0F7C" w:rsidDel="00035B17" w14:paraId="77BC2C65" w14:textId="2B1BCA22">
        <w:trPr>
          <w:del w:id="1082"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6C7D448F" w14:textId="56FA9B33" w:rsidR="00286C99" w:rsidRPr="006B0F7C" w:rsidDel="00035B17" w:rsidRDefault="00286C99" w:rsidP="00286C99">
            <w:pPr>
              <w:pStyle w:val="Erluterungstext"/>
              <w:rPr>
                <w:del w:id="1083" w:author="Mark Warneke" w:date="2015-05-25T12:46:00Z"/>
                <w:lang w:val="en-US"/>
              </w:rPr>
            </w:pPr>
            <w:del w:id="1084" w:author="Mark Warneke" w:date="2015-05-25T12:46:00Z">
              <w:r w:rsidRPr="006B0F7C" w:rsidDel="00035B17">
                <w:rPr>
                  <w:szCs w:val="22"/>
                  <w:lang w:val="en-US"/>
                </w:rPr>
                <w:delText>Service Level</w:delText>
              </w:r>
              <w:r w:rsidRPr="006B0F7C" w:rsidDel="00035B17">
                <w:rPr>
                  <w:szCs w:val="22"/>
                  <w:lang w:val="en-US"/>
                </w:rPr>
                <w:br/>
                <w:delText>Agreements</w:delText>
              </w:r>
            </w:del>
          </w:p>
        </w:tc>
        <w:tc>
          <w:tcPr>
            <w:tcW w:w="5754" w:type="dxa"/>
            <w:tcBorders>
              <w:top w:val="single" w:sz="4" w:space="0" w:color="auto"/>
              <w:left w:val="single" w:sz="4" w:space="0" w:color="auto"/>
              <w:bottom w:val="single" w:sz="4" w:space="0" w:color="auto"/>
              <w:right w:val="single" w:sz="4" w:space="0" w:color="auto"/>
            </w:tcBorders>
          </w:tcPr>
          <w:p w14:paraId="1CBC1D49" w14:textId="6FC9C873" w:rsidR="00286C99" w:rsidRPr="006B0F7C" w:rsidDel="00035B17" w:rsidRDefault="00286C99" w:rsidP="00286C99">
            <w:pPr>
              <w:pStyle w:val="Erluterungstext"/>
              <w:rPr>
                <w:del w:id="1085" w:author="Mark Warneke" w:date="2015-05-25T12:46:00Z"/>
              </w:rPr>
            </w:pPr>
            <w:del w:id="1086" w:author="Mark Warneke" w:date="2015-05-25T12:46:00Z">
              <w:r w:rsidRPr="006B0F7C" w:rsidDel="00035B17">
                <w:rPr>
                  <w:szCs w:val="22"/>
                </w:rPr>
                <w:delText>Gibt es Vorgaben oder Standards hinsichtlich Verfügbarkeiten oder einzuhaltender Service-Levels?</w:delText>
              </w:r>
            </w:del>
          </w:p>
        </w:tc>
      </w:tr>
      <w:tr w:rsidR="00286C99" w:rsidRPr="006B0F7C" w:rsidDel="00035B17" w14:paraId="60D9D51D" w14:textId="0E6A8555">
        <w:trPr>
          <w:del w:id="1087" w:author="Mark Warneke" w:date="2015-05-25T12:46:00Z"/>
        </w:trPr>
        <w:tc>
          <w:tcPr>
            <w:tcW w:w="8220" w:type="dxa"/>
            <w:gridSpan w:val="2"/>
            <w:tcBorders>
              <w:top w:val="single" w:sz="4" w:space="0" w:color="auto"/>
              <w:left w:val="single" w:sz="4" w:space="0" w:color="auto"/>
              <w:bottom w:val="single" w:sz="4" w:space="0" w:color="auto"/>
              <w:right w:val="single" w:sz="4" w:space="0" w:color="auto"/>
            </w:tcBorders>
          </w:tcPr>
          <w:p w14:paraId="09000559" w14:textId="2870E76A" w:rsidR="00286C99" w:rsidRPr="006B0F7C" w:rsidDel="00035B17" w:rsidRDefault="00286C99" w:rsidP="00286C99">
            <w:pPr>
              <w:pStyle w:val="Erluterungstext"/>
              <w:rPr>
                <w:del w:id="1088" w:author="Mark Warneke" w:date="2015-05-25T12:46:00Z"/>
              </w:rPr>
            </w:pPr>
            <w:del w:id="1089" w:author="Mark Warneke" w:date="2015-05-25T12:46:00Z">
              <w:r w:rsidRPr="006B0F7C" w:rsidDel="00035B17">
                <w:rPr>
                  <w:szCs w:val="22"/>
                </w:rPr>
                <w:delText>Juristische Faktoren</w:delText>
              </w:r>
            </w:del>
          </w:p>
        </w:tc>
      </w:tr>
      <w:tr w:rsidR="00286C99" w:rsidRPr="006B0F7C" w:rsidDel="00035B17" w14:paraId="4D11ADD4" w14:textId="51060EAA">
        <w:trPr>
          <w:del w:id="1090"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1FD192B4" w14:textId="6CA5DC64" w:rsidR="00286C99" w:rsidRPr="006B0F7C" w:rsidDel="00035B17" w:rsidRDefault="00286C99" w:rsidP="00286C99">
            <w:pPr>
              <w:pStyle w:val="Erluterungstext"/>
              <w:rPr>
                <w:del w:id="1091" w:author="Mark Warneke" w:date="2015-05-25T12:46:00Z"/>
              </w:rPr>
            </w:pPr>
            <w:del w:id="1092" w:author="Mark Warneke" w:date="2015-05-25T12:46:00Z">
              <w:r w:rsidRPr="006B0F7C" w:rsidDel="00035B17">
                <w:rPr>
                  <w:szCs w:val="22"/>
                </w:rPr>
                <w:delText>Haftungsfragen</w:delText>
              </w:r>
            </w:del>
          </w:p>
        </w:tc>
        <w:tc>
          <w:tcPr>
            <w:tcW w:w="5754" w:type="dxa"/>
            <w:tcBorders>
              <w:top w:val="single" w:sz="4" w:space="0" w:color="auto"/>
              <w:left w:val="single" w:sz="4" w:space="0" w:color="auto"/>
              <w:bottom w:val="single" w:sz="4" w:space="0" w:color="auto"/>
              <w:right w:val="single" w:sz="4" w:space="0" w:color="auto"/>
            </w:tcBorders>
          </w:tcPr>
          <w:p w14:paraId="45F5BCB6" w14:textId="2F32BDBF" w:rsidR="00286C99" w:rsidRPr="006B0F7C" w:rsidDel="00035B17" w:rsidRDefault="00286C99" w:rsidP="00286C99">
            <w:pPr>
              <w:pStyle w:val="Erluterungstext"/>
              <w:rPr>
                <w:del w:id="1093" w:author="Mark Warneke" w:date="2015-05-25T12:46:00Z"/>
                <w:szCs w:val="22"/>
              </w:rPr>
            </w:pPr>
            <w:del w:id="1094" w:author="Mark Warneke" w:date="2015-05-25T12:46:00Z">
              <w:r w:rsidRPr="006B0F7C" w:rsidDel="00035B17">
                <w:rPr>
                  <w:szCs w:val="22"/>
                </w:rPr>
                <w:delText>Hat die Nutzung oder der Betrieb des Systems mögliche rechtliche Konsequenzen?</w:delText>
              </w:r>
              <w:r w:rsidRPr="006B0F7C" w:rsidDel="00035B17">
                <w:delText xml:space="preserve"> </w:delText>
              </w:r>
            </w:del>
          </w:p>
          <w:p w14:paraId="7F556A3B" w14:textId="7E00D367" w:rsidR="00286C99" w:rsidRPr="006B0F7C" w:rsidDel="00035B17" w:rsidRDefault="00286C99" w:rsidP="00286C99">
            <w:pPr>
              <w:pStyle w:val="Erluterungstext"/>
              <w:rPr>
                <w:del w:id="1095" w:author="Mark Warneke" w:date="2015-05-25T12:46:00Z"/>
                <w:szCs w:val="22"/>
              </w:rPr>
            </w:pPr>
            <w:del w:id="1096" w:author="Mark Warneke" w:date="2015-05-25T12:46:00Z">
              <w:r w:rsidRPr="006B0F7C" w:rsidDel="00035B17">
                <w:rPr>
                  <w:szCs w:val="22"/>
                </w:rPr>
                <w:delText>Kann das System Auswirkung auf Menschenleben oder Gesundheit besitzen?</w:delText>
              </w:r>
              <w:r w:rsidRPr="006B0F7C" w:rsidDel="00035B17">
                <w:delText xml:space="preserve"> </w:delText>
              </w:r>
            </w:del>
          </w:p>
          <w:p w14:paraId="0AD94AA7" w14:textId="235A0F34" w:rsidR="00286C99" w:rsidRPr="006B0F7C" w:rsidDel="00035B17" w:rsidRDefault="00286C99" w:rsidP="00286C99">
            <w:pPr>
              <w:pStyle w:val="Erluterungstext"/>
              <w:rPr>
                <w:del w:id="1097" w:author="Mark Warneke" w:date="2015-05-25T12:46:00Z"/>
              </w:rPr>
            </w:pPr>
            <w:del w:id="1098" w:author="Mark Warneke" w:date="2015-05-25T12:46:00Z">
              <w:r w:rsidRPr="006B0F7C" w:rsidDel="00035B17">
                <w:rPr>
                  <w:szCs w:val="22"/>
                </w:rPr>
                <w:delText>Kann das System Auswirkungen auf Funktionsfähigkeit externer Systeme oder Unternehmen besitzen?</w:delText>
              </w:r>
              <w:r w:rsidRPr="006B0F7C" w:rsidDel="00035B17">
                <w:delText xml:space="preserve"> </w:delText>
              </w:r>
            </w:del>
          </w:p>
        </w:tc>
      </w:tr>
      <w:tr w:rsidR="00286C99" w:rsidRPr="006B0F7C" w:rsidDel="00035B17" w14:paraId="125B202E" w14:textId="20AD00A5">
        <w:trPr>
          <w:del w:id="1099"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3A466A98" w14:textId="31186D1D" w:rsidR="00286C99" w:rsidRPr="006B0F7C" w:rsidDel="00035B17" w:rsidRDefault="00286C99" w:rsidP="00286C99">
            <w:pPr>
              <w:pStyle w:val="Erluterungstext"/>
              <w:rPr>
                <w:del w:id="1100" w:author="Mark Warneke" w:date="2015-05-25T12:46:00Z"/>
              </w:rPr>
            </w:pPr>
            <w:del w:id="1101" w:author="Mark Warneke" w:date="2015-05-25T12:46:00Z">
              <w:r w:rsidRPr="006B0F7C" w:rsidDel="00035B17">
                <w:rPr>
                  <w:szCs w:val="22"/>
                </w:rPr>
                <w:delText>Datenschutz</w:delText>
              </w:r>
            </w:del>
          </w:p>
        </w:tc>
        <w:tc>
          <w:tcPr>
            <w:tcW w:w="5754" w:type="dxa"/>
            <w:tcBorders>
              <w:top w:val="single" w:sz="4" w:space="0" w:color="auto"/>
              <w:left w:val="single" w:sz="4" w:space="0" w:color="auto"/>
              <w:bottom w:val="single" w:sz="4" w:space="0" w:color="auto"/>
              <w:right w:val="single" w:sz="4" w:space="0" w:color="auto"/>
            </w:tcBorders>
          </w:tcPr>
          <w:p w14:paraId="3A74151F" w14:textId="7848ECAF" w:rsidR="00286C99" w:rsidRPr="006B0F7C" w:rsidDel="00035B17" w:rsidRDefault="00286C99" w:rsidP="00286C99">
            <w:pPr>
              <w:pStyle w:val="Erluterungstext"/>
              <w:rPr>
                <w:del w:id="1102" w:author="Mark Warneke" w:date="2015-05-25T12:46:00Z"/>
              </w:rPr>
            </w:pPr>
            <w:del w:id="1103" w:author="Mark Warneke" w:date="2015-05-25T12:46:00Z">
              <w:r w:rsidRPr="006B0F7C" w:rsidDel="00035B17">
                <w:rPr>
                  <w:szCs w:val="22"/>
                </w:rPr>
                <w:delText>Speichert oder bearbeitet das System „schutzwürdige“ Daten?</w:delText>
              </w:r>
            </w:del>
          </w:p>
        </w:tc>
      </w:tr>
      <w:tr w:rsidR="00286C99" w:rsidRPr="006B0F7C" w:rsidDel="00035B17" w14:paraId="13C37C50" w14:textId="382787AB">
        <w:trPr>
          <w:del w:id="1104"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4CEE36FD" w14:textId="67706B44" w:rsidR="00286C99" w:rsidRPr="006B0F7C" w:rsidDel="00035B17" w:rsidRDefault="00286C99" w:rsidP="00286C99">
            <w:pPr>
              <w:pStyle w:val="Erluterungstext"/>
              <w:rPr>
                <w:del w:id="1105" w:author="Mark Warneke" w:date="2015-05-25T12:46:00Z"/>
              </w:rPr>
            </w:pPr>
            <w:del w:id="1106" w:author="Mark Warneke" w:date="2015-05-25T12:46:00Z">
              <w:r w:rsidRPr="006B0F7C" w:rsidDel="00035B17">
                <w:rPr>
                  <w:szCs w:val="22"/>
                </w:rPr>
                <w:delText>Nachweispflichten</w:delText>
              </w:r>
            </w:del>
          </w:p>
        </w:tc>
        <w:tc>
          <w:tcPr>
            <w:tcW w:w="5754" w:type="dxa"/>
            <w:tcBorders>
              <w:top w:val="single" w:sz="4" w:space="0" w:color="auto"/>
              <w:left w:val="single" w:sz="4" w:space="0" w:color="auto"/>
              <w:bottom w:val="single" w:sz="4" w:space="0" w:color="auto"/>
              <w:right w:val="single" w:sz="4" w:space="0" w:color="auto"/>
            </w:tcBorders>
          </w:tcPr>
          <w:p w14:paraId="69C05D2D" w14:textId="69E603AA" w:rsidR="00286C99" w:rsidRPr="006B0F7C" w:rsidDel="00035B17" w:rsidRDefault="00286C99" w:rsidP="00286C99">
            <w:pPr>
              <w:pStyle w:val="Erluterungstext"/>
              <w:rPr>
                <w:del w:id="1107" w:author="Mark Warneke" w:date="2015-05-25T12:46:00Z"/>
              </w:rPr>
            </w:pPr>
            <w:del w:id="1108" w:author="Mark Warneke" w:date="2015-05-25T12:46:00Z">
              <w:r w:rsidRPr="006B0F7C" w:rsidDel="00035B17">
                <w:rPr>
                  <w:szCs w:val="22"/>
                </w:rPr>
                <w:delText>Bestehen für bestimmte Systemaspekte juristische Nachweispflichten?</w:delText>
              </w:r>
            </w:del>
          </w:p>
        </w:tc>
      </w:tr>
      <w:tr w:rsidR="00286C99" w:rsidRPr="006B0F7C" w:rsidDel="00035B17" w14:paraId="7C61829C" w14:textId="721D21D7">
        <w:trPr>
          <w:del w:id="1109" w:author="Mark Warneke" w:date="2015-05-25T12:46:00Z"/>
        </w:trPr>
        <w:tc>
          <w:tcPr>
            <w:tcW w:w="2466" w:type="dxa"/>
            <w:tcBorders>
              <w:top w:val="single" w:sz="4" w:space="0" w:color="auto"/>
              <w:left w:val="single" w:sz="4" w:space="0" w:color="auto"/>
              <w:bottom w:val="single" w:sz="4" w:space="0" w:color="auto"/>
              <w:right w:val="single" w:sz="4" w:space="0" w:color="auto"/>
            </w:tcBorders>
          </w:tcPr>
          <w:p w14:paraId="4D84D14B" w14:textId="2E59B195" w:rsidR="00286C99" w:rsidRPr="006B0F7C" w:rsidDel="00035B17" w:rsidRDefault="00286C99" w:rsidP="00286C99">
            <w:pPr>
              <w:pStyle w:val="Erluterungstext"/>
              <w:rPr>
                <w:del w:id="1110" w:author="Mark Warneke" w:date="2015-05-25T12:46:00Z"/>
              </w:rPr>
            </w:pPr>
            <w:del w:id="1111" w:author="Mark Warneke" w:date="2015-05-25T12:46:00Z">
              <w:r w:rsidRPr="006B0F7C" w:rsidDel="00035B17">
                <w:rPr>
                  <w:szCs w:val="22"/>
                </w:rPr>
                <w:delText>Internationale Rechtsfragen</w:delText>
              </w:r>
            </w:del>
          </w:p>
        </w:tc>
        <w:tc>
          <w:tcPr>
            <w:tcW w:w="5754" w:type="dxa"/>
            <w:tcBorders>
              <w:top w:val="single" w:sz="4" w:space="0" w:color="auto"/>
              <w:left w:val="single" w:sz="4" w:space="0" w:color="auto"/>
              <w:bottom w:val="single" w:sz="4" w:space="0" w:color="auto"/>
              <w:right w:val="single" w:sz="4" w:space="0" w:color="auto"/>
            </w:tcBorders>
          </w:tcPr>
          <w:p w14:paraId="7B5E07FA" w14:textId="541D6859" w:rsidR="00286C99" w:rsidRPr="006B0F7C" w:rsidDel="00035B17" w:rsidRDefault="00286C99" w:rsidP="00286C99">
            <w:pPr>
              <w:pStyle w:val="Erluterungstext"/>
              <w:rPr>
                <w:del w:id="1112" w:author="Mark Warneke" w:date="2015-05-25T12:46:00Z"/>
                <w:szCs w:val="22"/>
              </w:rPr>
            </w:pPr>
            <w:del w:id="1113" w:author="Mark Warneke" w:date="2015-05-25T12:46:00Z">
              <w:r w:rsidRPr="006B0F7C" w:rsidDel="00035B17">
                <w:rPr>
                  <w:szCs w:val="22"/>
                </w:rPr>
                <w:delText>Wird das System international eingesetzt?</w:delText>
              </w:r>
              <w:r w:rsidRPr="006B0F7C" w:rsidDel="00035B17">
                <w:delText xml:space="preserve"> </w:delText>
              </w:r>
            </w:del>
          </w:p>
          <w:p w14:paraId="61650AF0" w14:textId="03C33035" w:rsidR="00286C99" w:rsidRPr="006B0F7C" w:rsidDel="00035B17" w:rsidRDefault="00286C99" w:rsidP="00286C99">
            <w:pPr>
              <w:pStyle w:val="Erluterungstext"/>
              <w:rPr>
                <w:del w:id="1114" w:author="Mark Warneke" w:date="2015-05-25T12:46:00Z"/>
              </w:rPr>
            </w:pPr>
            <w:del w:id="1115" w:author="Mark Warneke" w:date="2015-05-25T12:46:00Z">
              <w:r w:rsidRPr="006B0F7C" w:rsidDel="00035B17">
                <w:rPr>
                  <w:szCs w:val="22"/>
                </w:rPr>
                <w:delText>Gelten in anderen Ländern eventuell andere juristische Rahmenbedingungen für den Einsatz (Beispiel: Nutzung von Verschlüsselungsverfahren)?</w:delText>
              </w:r>
              <w:r w:rsidRPr="006B0F7C" w:rsidDel="00035B17">
                <w:delText xml:space="preserve"> </w:delText>
              </w:r>
            </w:del>
          </w:p>
        </w:tc>
      </w:tr>
    </w:tbl>
    <w:p w14:paraId="43DC8A51" w14:textId="77777777" w:rsidR="00286C99" w:rsidRPr="00D62916" w:rsidRDefault="00286C99" w:rsidP="00286C99">
      <w:pPr>
        <w:spacing w:before="56" w:after="113"/>
        <w:rPr>
          <w:rFonts w:cs="Arial"/>
          <w:sz w:val="20"/>
        </w:rPr>
      </w:pPr>
      <w:r w:rsidRPr="00D62916">
        <w:rPr>
          <w:rFonts w:cs="Arial"/>
          <w:sz w:val="20"/>
        </w:rPr>
        <w:t> </w:t>
      </w:r>
    </w:p>
    <w:p w14:paraId="7EB311C6" w14:textId="77777777" w:rsidR="00286C99" w:rsidRPr="00D62916" w:rsidRDefault="00286C99" w:rsidP="00286C99">
      <w:pPr>
        <w:pStyle w:val="Heading2"/>
      </w:pPr>
      <w:bookmarkStart w:id="1116" w:name="_Toc22396697"/>
      <w:bookmarkStart w:id="1117" w:name="_Toc161293430"/>
      <w:bookmarkStart w:id="1118" w:name="_Toc188159226"/>
      <w:bookmarkEnd w:id="949"/>
      <w:bookmarkEnd w:id="950"/>
      <w:r w:rsidRPr="00D62916">
        <w:lastRenderedPageBreak/>
        <w:t>Konventionen</w:t>
      </w:r>
      <w:bookmarkEnd w:id="1116"/>
      <w:bookmarkEnd w:id="1117"/>
      <w:bookmarkEnd w:id="1118"/>
    </w:p>
    <w:p w14:paraId="36BDDCA8" w14:textId="55EFB8D8" w:rsidR="00286C99" w:rsidRPr="00D62916" w:rsidRDefault="00035B17" w:rsidP="00286C99">
      <w:pPr>
        <w:pStyle w:val="Erluterungberschrift"/>
      </w:pPr>
      <w:bookmarkStart w:id="1119" w:name="OLE_LINK157"/>
      <w:bookmarkStart w:id="1120" w:name="OLE_LINK158"/>
      <w:ins w:id="1121" w:author="Mark Warneke" w:date="2015-05-25T12:47:00Z">
        <w:r>
          <w:rPr>
            <w:noProof/>
            <w:vanish w:val="0"/>
            <w:lang w:val="en-US" w:eastAsia="en-US"/>
          </w:rPr>
          <w:drawing>
            <wp:inline distT="0" distB="0" distL="0" distR="0" wp14:anchorId="689307EA" wp14:editId="6BA386DA">
              <wp:extent cx="5753100" cy="8140700"/>
              <wp:effectExtent l="0" t="0" r="0" b="0"/>
              <wp:docPr id="4" name="Picture 4" descr="/Users/mark/Downloads/richtlinien_f__r_den_budget_code_sty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k/Downloads/richtlinien_f__r_den_budget_code_style.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8140700"/>
                      </a:xfrm>
                      <a:prstGeom prst="rect">
                        <a:avLst/>
                      </a:prstGeom>
                      <a:noFill/>
                      <a:ln>
                        <a:noFill/>
                      </a:ln>
                    </pic:spPr>
                  </pic:pic>
                </a:graphicData>
              </a:graphic>
            </wp:inline>
          </w:drawing>
        </w:r>
      </w:ins>
      <w:r w:rsidR="00286C99" w:rsidRPr="00D62916">
        <w:t>Inhalt</w:t>
      </w:r>
    </w:p>
    <w:p w14:paraId="2CC6D919" w14:textId="77777777" w:rsidR="00286C99" w:rsidRPr="00D62916" w:rsidRDefault="00286C99" w:rsidP="00286C99">
      <w:pPr>
        <w:pStyle w:val="Erluterungstext"/>
      </w:pPr>
      <w:r w:rsidRPr="00D62916">
        <w:lastRenderedPageBreak/>
        <w:t>Fassen Sie unter dieser Überschrift alle Konventionen zusammen, die für die Entwicklung der Software-Architektur relevant sind.</w:t>
      </w:r>
    </w:p>
    <w:p w14:paraId="6383532B" w14:textId="77777777" w:rsidR="00286C99" w:rsidRPr="00D62916" w:rsidRDefault="00286C99" w:rsidP="00286C99">
      <w:pPr>
        <w:pStyle w:val="Erluterungberschrift"/>
      </w:pPr>
      <w:r w:rsidRPr="00D62916">
        <w:t>Form</w:t>
      </w:r>
    </w:p>
    <w:p w14:paraId="401A9693" w14:textId="77777777" w:rsidR="00286C99" w:rsidRPr="00D62916" w:rsidRDefault="00286C99" w:rsidP="00286C99">
      <w:pPr>
        <w:pStyle w:val="Erluterungstext"/>
      </w:pPr>
      <w:r w:rsidRPr="00D62916">
        <w:t>Entweder die Konventionen als Kapitel hier direkt einhängen oder aber auf entsprechende Dokumente verweisen.</w:t>
      </w:r>
    </w:p>
    <w:p w14:paraId="570F6C34" w14:textId="77777777" w:rsidR="00286C99" w:rsidRPr="00D62916" w:rsidRDefault="00286C99" w:rsidP="00286C99">
      <w:pPr>
        <w:pStyle w:val="Erluterungberschrift"/>
      </w:pPr>
      <w:r w:rsidRPr="00D62916">
        <w:t>Beispiele</w:t>
      </w:r>
    </w:p>
    <w:p w14:paraId="05B6E8D3" w14:textId="77777777" w:rsidR="00286C99" w:rsidRPr="00D62916" w:rsidRDefault="00286C99" w:rsidP="00286C99">
      <w:pPr>
        <w:pStyle w:val="ErluterungstextBullets"/>
      </w:pPr>
      <w:r w:rsidRPr="00D62916">
        <w:t>Programmierrichtlinien</w:t>
      </w:r>
    </w:p>
    <w:p w14:paraId="550EA9A3" w14:textId="77777777" w:rsidR="00286C99" w:rsidRPr="00D62916" w:rsidRDefault="00286C99" w:rsidP="00286C99">
      <w:pPr>
        <w:pStyle w:val="ErluterungstextBullets"/>
      </w:pPr>
      <w:r w:rsidRPr="00D62916">
        <w:t>Dokumentationsrichtlinien</w:t>
      </w:r>
    </w:p>
    <w:p w14:paraId="2E8EBAE4" w14:textId="77777777" w:rsidR="00286C99" w:rsidRPr="00D62916" w:rsidRDefault="00286C99" w:rsidP="00286C99">
      <w:pPr>
        <w:pStyle w:val="ErluterungstextBullets"/>
      </w:pPr>
      <w:r w:rsidRPr="00D62916">
        <w:t>Richtlinien für Versions- und Konfigurationsmanagement</w:t>
      </w:r>
    </w:p>
    <w:p w14:paraId="34A48D27" w14:textId="77777777" w:rsidR="00286C99" w:rsidRPr="00D62916" w:rsidRDefault="00286C99" w:rsidP="00286C99">
      <w:pPr>
        <w:pStyle w:val="ErluterungstextBullets"/>
      </w:pPr>
      <w:r w:rsidRPr="00D62916">
        <w:t>Namenskonventionen</w:t>
      </w:r>
    </w:p>
    <w:p w14:paraId="27C7E038" w14:textId="77777777" w:rsidR="00286C99" w:rsidRPr="00D62916" w:rsidRDefault="00286C99" w:rsidP="00286C99">
      <w:pPr>
        <w:spacing w:before="56" w:after="113"/>
        <w:rPr>
          <w:rFonts w:cs="Arial"/>
          <w:sz w:val="20"/>
        </w:rPr>
      </w:pPr>
    </w:p>
    <w:bookmarkEnd w:id="1119"/>
    <w:bookmarkEnd w:id="1120"/>
    <w:p w14:paraId="39F19006" w14:textId="77777777" w:rsidR="00286C99" w:rsidRPr="00D62916" w:rsidRDefault="00286C99" w:rsidP="00286C99">
      <w:pPr>
        <w:spacing w:before="56" w:after="113"/>
        <w:rPr>
          <w:rFonts w:cs="Arial"/>
          <w:sz w:val="20"/>
        </w:rPr>
      </w:pPr>
    </w:p>
    <w:p w14:paraId="032EFB31" w14:textId="77777777" w:rsidR="00286C99" w:rsidRPr="00D62916" w:rsidRDefault="00286C99" w:rsidP="00286C99">
      <w:pPr>
        <w:pStyle w:val="Heading1"/>
      </w:pPr>
      <w:bookmarkStart w:id="1122" w:name="_Toc22396698"/>
      <w:bookmarkStart w:id="1123" w:name="_Toc161293431"/>
      <w:bookmarkStart w:id="1124" w:name="_Toc188159227"/>
      <w:r w:rsidRPr="00D62916">
        <w:t>Kontext</w:t>
      </w:r>
      <w:bookmarkEnd w:id="1122"/>
      <w:r w:rsidRPr="00D62916">
        <w:t>abgrenzung</w:t>
      </w:r>
      <w:bookmarkEnd w:id="1123"/>
      <w:bookmarkEnd w:id="1124"/>
    </w:p>
    <w:p w14:paraId="3C674571" w14:textId="77777777" w:rsidR="00286C99" w:rsidRPr="006B0F7C" w:rsidRDefault="00286C99" w:rsidP="00286C99">
      <w:pPr>
        <w:pStyle w:val="Erluterungberschrift"/>
      </w:pPr>
      <w:bookmarkStart w:id="1125" w:name="OLE_LINK61"/>
      <w:bookmarkStart w:id="1126" w:name="OLE_LINK62"/>
      <w:r w:rsidRPr="006B0F7C">
        <w:t>Inhalt</w:t>
      </w:r>
    </w:p>
    <w:p w14:paraId="60DFD432" w14:textId="77777777" w:rsidR="00286C99" w:rsidRPr="006B0F7C" w:rsidRDefault="00286C99" w:rsidP="00286C99">
      <w:pPr>
        <w:pStyle w:val="Erluterungstext"/>
      </w:pPr>
      <w:r w:rsidRPr="006B0F7C">
        <w:t>Die Kontextsicht grenzt das System, für das Sie die Architektur entwickeln, von allen Nachbarsystemen ab. Sie legt damit die wesentlichen externen Schnittstellen fest.</w:t>
      </w:r>
    </w:p>
    <w:p w14:paraId="05DC7256" w14:textId="77777777" w:rsidR="00286C99" w:rsidRPr="006B0F7C" w:rsidRDefault="00286C99" w:rsidP="00286C99">
      <w:pPr>
        <w:pStyle w:val="Erluterungstext"/>
      </w:pPr>
      <w:r w:rsidRPr="006B0F7C">
        <w:t>Stellen Sie sicher, dass die Schnittstellen mit allen relevanten Aspekten (was wird übertragen, in welchem Format wird übertragen, welches Medium wird verwendet, ...) spezifiziert wird, auch wenn einige populäre Diagramme (wie z.B. das UML Use-Case Diagramm) nur ausgewählte Aspekte der Schnittstelle darstellen.</w:t>
      </w:r>
    </w:p>
    <w:p w14:paraId="751AFD7E" w14:textId="77777777" w:rsidR="00286C99" w:rsidRPr="006B0F7C" w:rsidRDefault="00286C99" w:rsidP="00286C99">
      <w:pPr>
        <w:pStyle w:val="Erluterungberschrift"/>
      </w:pPr>
      <w:r w:rsidRPr="006B0F7C">
        <w:t>Motivation</w:t>
      </w:r>
    </w:p>
    <w:p w14:paraId="277BCA14" w14:textId="77777777" w:rsidR="00286C99" w:rsidRPr="006B0F7C" w:rsidRDefault="00286C99" w:rsidP="00286C99">
      <w:pPr>
        <w:pStyle w:val="Erluterungstext"/>
      </w:pPr>
      <w:r w:rsidRPr="006B0F7C">
        <w:t>Die Schnittstellen zu Nachbarsystemen gehören zu den kritischsten Aspekten eines Projektes. Stellen Sie rechtzeitig sicher, dass Sie diese komplett verstanden haben.</w:t>
      </w:r>
    </w:p>
    <w:p w14:paraId="53042C1E" w14:textId="77777777" w:rsidR="00286C99" w:rsidRPr="006B0F7C" w:rsidRDefault="00286C99" w:rsidP="00286C99">
      <w:pPr>
        <w:pStyle w:val="Erluterungberschrift"/>
      </w:pPr>
      <w:r w:rsidRPr="006B0F7C">
        <w:t>Form</w:t>
      </w:r>
    </w:p>
    <w:p w14:paraId="621D6658" w14:textId="77777777" w:rsidR="00286C99" w:rsidRPr="00D62916" w:rsidRDefault="00286C99" w:rsidP="00286C99">
      <w:pPr>
        <w:pStyle w:val="ErluterungstextBullets"/>
      </w:pPr>
      <w:r w:rsidRPr="00D62916">
        <w:t>Diverse Kontextdiagramme (siehe folgende Abschnitte)</w:t>
      </w:r>
    </w:p>
    <w:p w14:paraId="1CEC29F1" w14:textId="77777777" w:rsidR="00286C99" w:rsidRPr="00D62916" w:rsidRDefault="00286C99" w:rsidP="00286C99">
      <w:pPr>
        <w:pStyle w:val="ErluterungstextBullets"/>
      </w:pPr>
      <w:r w:rsidRPr="00D62916">
        <w:t>Listen von Nachbarsystemen mit deren Schnittstellen.</w:t>
      </w:r>
    </w:p>
    <w:p w14:paraId="2B11D293" w14:textId="77777777" w:rsidR="00286C99" w:rsidRPr="00D62916" w:rsidRDefault="00286C99" w:rsidP="00286C99">
      <w:pPr>
        <w:spacing w:before="56" w:after="113"/>
        <w:ind w:left="-5"/>
        <w:rPr>
          <w:rFonts w:cs="Arial"/>
          <w:sz w:val="20"/>
        </w:rPr>
      </w:pPr>
      <w:bookmarkStart w:id="1127" w:name="OLE_LINK15"/>
      <w:bookmarkStart w:id="1128" w:name="OLE_LINK16"/>
      <w:r w:rsidRPr="00D62916">
        <w:rPr>
          <w:rFonts w:cs="Arial"/>
          <w:sz w:val="20"/>
        </w:rPr>
        <w:t>Die folgenden Unterkapitel zeigen die Einbettung unseres Systems in seine Umgebung.</w:t>
      </w:r>
    </w:p>
    <w:bookmarkEnd w:id="1125"/>
    <w:bookmarkEnd w:id="1126"/>
    <w:bookmarkEnd w:id="1127"/>
    <w:bookmarkEnd w:id="1128"/>
    <w:p w14:paraId="65C82AF1" w14:textId="136D0121" w:rsidR="00286C99" w:rsidRPr="00D62916" w:rsidRDefault="00AB0116" w:rsidP="00286C99">
      <w:pPr>
        <w:spacing w:before="56" w:after="113"/>
        <w:ind w:left="-5"/>
        <w:rPr>
          <w:rFonts w:cs="Arial"/>
          <w:sz w:val="20"/>
        </w:rPr>
      </w:pPr>
      <w:ins w:id="1129" w:author="Mark Warneke" w:date="2015-05-25T13:04:00Z">
        <w:r w:rsidRPr="00AB0116">
          <w:rPr>
            <w:rFonts w:cs="Arial"/>
            <w:sz w:val="20"/>
          </w:rPr>
          <w:lastRenderedPageBreak/>
          <w:drawing>
            <wp:inline distT="0" distB="0" distL="0" distR="0" wp14:anchorId="57D10071" wp14:editId="695E7BE3">
              <wp:extent cx="5756910" cy="3086735"/>
              <wp:effectExtent l="0" t="0" r="889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3086735"/>
                      </a:xfrm>
                      <a:prstGeom prst="rect">
                        <a:avLst/>
                      </a:prstGeom>
                    </pic:spPr>
                  </pic:pic>
                </a:graphicData>
              </a:graphic>
            </wp:inline>
          </w:drawing>
        </w:r>
      </w:ins>
    </w:p>
    <w:p w14:paraId="4B243BB6" w14:textId="77777777" w:rsidR="00286C99" w:rsidRPr="00D62916" w:rsidRDefault="00286C99" w:rsidP="00286C99">
      <w:pPr>
        <w:pStyle w:val="Heading2"/>
      </w:pPr>
      <w:bookmarkStart w:id="1130" w:name="_Toc22396699"/>
      <w:bookmarkStart w:id="1131" w:name="_Toc161293432"/>
      <w:bookmarkStart w:id="1132" w:name="_Toc188159228"/>
      <w:r w:rsidRPr="00D62916">
        <w:t>Fachlicher Kontext</w:t>
      </w:r>
      <w:bookmarkEnd w:id="1130"/>
      <w:bookmarkEnd w:id="1131"/>
      <w:bookmarkEnd w:id="1132"/>
    </w:p>
    <w:p w14:paraId="48139EFE" w14:textId="77777777" w:rsidR="00286C99" w:rsidRPr="006B0F7C" w:rsidRDefault="00286C99" w:rsidP="00286C99">
      <w:pPr>
        <w:pStyle w:val="Erluterungberschrift"/>
      </w:pPr>
      <w:bookmarkStart w:id="1133" w:name="OLE_LINK63"/>
      <w:bookmarkStart w:id="1134" w:name="OLE_LINK64"/>
      <w:r w:rsidRPr="006B0F7C">
        <w:t>Inhalt</w:t>
      </w:r>
    </w:p>
    <w:p w14:paraId="33C74300" w14:textId="77777777" w:rsidR="00286C99" w:rsidRPr="006B0F7C" w:rsidRDefault="00286C99" w:rsidP="00286C99">
      <w:pPr>
        <w:pStyle w:val="Erluterungstext"/>
      </w:pPr>
      <w:r w:rsidRPr="006B0F7C">
        <w:t>Festlegung aller</w:t>
      </w:r>
      <w:r w:rsidRPr="006B0F7C">
        <w:footnoteReference w:id="1"/>
      </w:r>
      <w:r w:rsidRPr="006B0F7C">
        <w:t xml:space="preserve"> Nachbarsysteme des betrachteten Systems mit Spezifikation aller fachlichen Daten, die mit diesen ausgetauscht werden. Zusätzlich evtl. Datenformate und Protokolle der Kommunikation mit Nachbarsystemen und der Umwelt (falls diese nicht erst bei den spezifischen Bausteinen präzisiert wird.</w:t>
      </w:r>
    </w:p>
    <w:p w14:paraId="7E6230D6" w14:textId="77777777" w:rsidR="00286C99" w:rsidRPr="006B0F7C" w:rsidRDefault="00286C99" w:rsidP="00286C99">
      <w:pPr>
        <w:pStyle w:val="Erluterungberschrift"/>
      </w:pPr>
      <w:r w:rsidRPr="006B0F7C">
        <w:t>Motivation</w:t>
      </w:r>
    </w:p>
    <w:p w14:paraId="17F879C8" w14:textId="77777777" w:rsidR="00286C99" w:rsidRPr="006B0F7C" w:rsidRDefault="00286C99" w:rsidP="00286C99">
      <w:pPr>
        <w:pStyle w:val="Erluterungstext"/>
      </w:pPr>
      <w:r w:rsidRPr="006B0F7C">
        <w:t>Verstehen, welche (logischen) Informationen mit Nachbarsystemen (in welcher Form) ausgetauscht werden.</w:t>
      </w:r>
    </w:p>
    <w:p w14:paraId="3264A0D5" w14:textId="77777777" w:rsidR="00286C99" w:rsidRPr="006B0F7C" w:rsidRDefault="00286C99" w:rsidP="00286C99">
      <w:pPr>
        <w:pStyle w:val="Erluterungberschrift"/>
      </w:pPr>
      <w:r w:rsidRPr="006B0F7C">
        <w:t>Form</w:t>
      </w:r>
    </w:p>
    <w:p w14:paraId="597AE78A" w14:textId="77777777" w:rsidR="00286C99" w:rsidRPr="006B0F7C" w:rsidRDefault="00286C99" w:rsidP="00286C99">
      <w:pPr>
        <w:pStyle w:val="Erluterungstext"/>
      </w:pPr>
      <w:r w:rsidRPr="006B0F7C">
        <w:t>Logisches Kontextdiagramm,</w:t>
      </w:r>
    </w:p>
    <w:p w14:paraId="5B118301" w14:textId="17A7F707" w:rsidR="00286C99" w:rsidRDefault="00286C99" w:rsidP="00286C99">
      <w:pPr>
        <w:pStyle w:val="Erluterungstext"/>
      </w:pPr>
      <w:r w:rsidRPr="006B0F7C">
        <w:t>in der UML z.B. simuliert durch Klassendiagramme, Use Case Diagramme, Kommunikations</w:t>
      </w:r>
      <w:r w:rsidR="00E864AB">
        <w:t>–</w:t>
      </w:r>
      <w:r w:rsidRPr="006B0F7C">
        <w:t>diagramme - kurz durch alle Diagramme, die das System als Black Box darstellen und die Schnittstellen zu den Nachbarsystemen (mehr oder weniger ausführlich) beschreiben.</w:t>
      </w:r>
    </w:p>
    <w:p w14:paraId="21BC8DAE" w14:textId="2C013545" w:rsidR="00E864AB" w:rsidRPr="006B0F7C" w:rsidRDefault="00E864AB" w:rsidP="00286C99">
      <w:pPr>
        <w:pStyle w:val="Erluterungstext"/>
      </w:pPr>
      <w:r>
        <w:t xml:space="preserve">Alternativ </w:t>
      </w:r>
      <w:ins w:id="1135" w:author="Gernot Starke" w:date="2012-03-20T13:25:00Z">
        <w:r w:rsidR="00DF04C2">
          <w:t xml:space="preserve">oder ergänzend </w:t>
        </w:r>
      </w:ins>
      <w:r>
        <w:t>können Sie einfach eine Tabelle verwenden. Der Titel gibt den Namen Ihres Systems wieder; die drei Spalten sind: Nachbarsystem, Input, Output. Auch so kommen Sie zu einer kompletten Schnittstellenbeschreibung.</w:t>
      </w:r>
    </w:p>
    <w:bookmarkEnd w:id="1133"/>
    <w:bookmarkEnd w:id="1134"/>
    <w:p w14:paraId="0C0D2BFC" w14:textId="77777777" w:rsidR="00286C99" w:rsidRPr="00D62916" w:rsidRDefault="00286C99" w:rsidP="00286C99">
      <w:pPr>
        <w:spacing w:before="56" w:after="113"/>
        <w:rPr>
          <w:rFonts w:cs="Arial"/>
          <w:sz w:val="20"/>
        </w:rPr>
      </w:pPr>
    </w:p>
    <w:p w14:paraId="705D0DDA" w14:textId="77777777" w:rsidR="00286C99" w:rsidRPr="00D62916" w:rsidRDefault="00286C99" w:rsidP="00286C99">
      <w:pPr>
        <w:spacing w:before="56" w:after="113"/>
        <w:rPr>
          <w:rFonts w:cs="Arial"/>
          <w:sz w:val="20"/>
        </w:rPr>
      </w:pPr>
    </w:p>
    <w:p w14:paraId="3CE963F3" w14:textId="77777777" w:rsidR="00286C99" w:rsidRPr="00D62916" w:rsidRDefault="00286C99" w:rsidP="00286C99">
      <w:pPr>
        <w:pStyle w:val="Heading2"/>
      </w:pPr>
      <w:bookmarkStart w:id="1136" w:name="_Toc22396700"/>
      <w:bookmarkStart w:id="1137" w:name="_Toc161293433"/>
      <w:bookmarkStart w:id="1138" w:name="_Toc188159229"/>
      <w:r w:rsidRPr="00D62916">
        <w:t>Technischer- oder Verteilungskontext</w:t>
      </w:r>
      <w:bookmarkEnd w:id="1136"/>
      <w:bookmarkEnd w:id="1137"/>
      <w:bookmarkEnd w:id="1138"/>
      <w:r w:rsidRPr="00D62916">
        <w:t xml:space="preserve"> </w:t>
      </w:r>
    </w:p>
    <w:p w14:paraId="60AC2F93" w14:textId="77777777" w:rsidR="00286C99" w:rsidRPr="006B0F7C" w:rsidRDefault="00286C99" w:rsidP="00286C99">
      <w:pPr>
        <w:pStyle w:val="Erluterungberschrift"/>
      </w:pPr>
      <w:bookmarkStart w:id="1139" w:name="OLE_LINK65"/>
      <w:bookmarkStart w:id="1140" w:name="OLE_LINK66"/>
      <w:r w:rsidRPr="006B0F7C">
        <w:t>Inhalt</w:t>
      </w:r>
    </w:p>
    <w:p w14:paraId="48AA137C" w14:textId="1A1C01AC" w:rsidR="00286C99" w:rsidRDefault="00286C99" w:rsidP="00286C99">
      <w:pPr>
        <w:pStyle w:val="Erluterungstext"/>
      </w:pPr>
      <w:r w:rsidRPr="006B0F7C">
        <w:t>Festlegung der Kanäle zwischen Ihrem System, den Nachbarsystemen und der Umwelt</w:t>
      </w:r>
      <w:r w:rsidR="00E864AB">
        <w:t>;</w:t>
      </w:r>
    </w:p>
    <w:p w14:paraId="37F70232" w14:textId="3F78DE3B" w:rsidR="00E864AB" w:rsidRPr="006B0F7C" w:rsidRDefault="00E864AB" w:rsidP="00286C99">
      <w:pPr>
        <w:pStyle w:val="Erluterungstext"/>
      </w:pPr>
      <w:r>
        <w:lastRenderedPageBreak/>
        <w:t>Zusätzlich eine Mappingtabelle, welcher logische Input (aus 3.1) über welchen Kanal ein- oder ausgegeben wird.</w:t>
      </w:r>
    </w:p>
    <w:p w14:paraId="3FBA6A44" w14:textId="77777777" w:rsidR="00286C99" w:rsidRPr="006B0F7C" w:rsidRDefault="00286C99" w:rsidP="00286C99">
      <w:pPr>
        <w:pStyle w:val="Erluterungberschrift"/>
      </w:pPr>
      <w:r w:rsidRPr="006B0F7C">
        <w:t>Motivation</w:t>
      </w:r>
    </w:p>
    <w:p w14:paraId="6D8B93F5" w14:textId="77777777" w:rsidR="00286C99" w:rsidRPr="006B0F7C" w:rsidRDefault="00286C99" w:rsidP="00286C99">
      <w:pPr>
        <w:pStyle w:val="Erluterungstext"/>
      </w:pPr>
      <w:r w:rsidRPr="006B0F7C">
        <w:t>Verstehen, über welche Medien Informationen mit Nachbarsystemen bzw. der Umwelt ausgetauscht werden.</w:t>
      </w:r>
    </w:p>
    <w:p w14:paraId="1EB8155E" w14:textId="77777777" w:rsidR="00286C99" w:rsidRPr="006B0F7C" w:rsidRDefault="00286C99" w:rsidP="00286C99">
      <w:pPr>
        <w:pStyle w:val="Erluterungberschrift"/>
      </w:pPr>
      <w:r w:rsidRPr="006B0F7C">
        <w:t>Form</w:t>
      </w:r>
    </w:p>
    <w:p w14:paraId="17187844" w14:textId="1AF2407F" w:rsidR="00286C99" w:rsidRPr="006B0F7C" w:rsidRDefault="00286C99" w:rsidP="00286C99">
      <w:pPr>
        <w:pStyle w:val="Erluterungstext"/>
      </w:pPr>
      <w:r w:rsidRPr="006B0F7C">
        <w:t>z.B.: UML Deploymentdiagramm mit den Kanälen zu Nachbarsystemen</w:t>
      </w:r>
      <w:r w:rsidR="00E864AB">
        <w:t>, begleitet von einer Mappingtabelle Kanal x Input/Output.</w:t>
      </w:r>
    </w:p>
    <w:p w14:paraId="50EAD8A4" w14:textId="4B2EBCEC" w:rsidR="00070AF2" w:rsidRPr="00B93D3C" w:rsidRDefault="00070AF2" w:rsidP="00070AF2">
      <w:pPr>
        <w:pStyle w:val="Heading2"/>
        <w:rPr>
          <w:ins w:id="1141" w:author="Gernot Starke" w:date="2012-06-08T16:52:00Z"/>
          <w:lang w:val="en-US"/>
        </w:rPr>
      </w:pPr>
      <w:proofErr w:type="spellStart"/>
      <w:ins w:id="1142" w:author="Gernot Starke" w:date="2012-06-08T16:52:00Z">
        <w:r>
          <w:rPr>
            <w:lang w:val="en-US"/>
          </w:rPr>
          <w:t>Externe</w:t>
        </w:r>
        <w:proofErr w:type="spellEnd"/>
        <w:r>
          <w:rPr>
            <w:lang w:val="en-US"/>
          </w:rPr>
          <w:t xml:space="preserve"> </w:t>
        </w:r>
        <w:proofErr w:type="spellStart"/>
        <w:r>
          <w:rPr>
            <w:lang w:val="en-US"/>
          </w:rPr>
          <w:t>Schnittstellen</w:t>
        </w:r>
        <w:proofErr w:type="spellEnd"/>
      </w:ins>
    </w:p>
    <w:p w14:paraId="5C85F680" w14:textId="77777777" w:rsidR="00070AF2" w:rsidRPr="00205243" w:rsidRDefault="00070AF2" w:rsidP="00070AF2">
      <w:pPr>
        <w:pStyle w:val="Erluterungberschrift"/>
        <w:rPr>
          <w:ins w:id="1143" w:author="Gernot Starke" w:date="2012-06-08T16:52:00Z"/>
          <w:lang w:val="en-US"/>
        </w:rPr>
      </w:pPr>
      <w:ins w:id="1144" w:author="Gernot Starke" w:date="2012-06-08T16:52:00Z">
        <w:r w:rsidRPr="00205243">
          <w:rPr>
            <w:lang w:val="en-US"/>
          </w:rPr>
          <w:t>Contents</w:t>
        </w:r>
      </w:ins>
    </w:p>
    <w:p w14:paraId="1A4E6E0F" w14:textId="77777777" w:rsidR="00070AF2" w:rsidRPr="00205243" w:rsidRDefault="00070AF2" w:rsidP="00070AF2">
      <w:pPr>
        <w:pStyle w:val="Erluterungstext"/>
        <w:rPr>
          <w:ins w:id="1145" w:author="Gernot Starke" w:date="2012-06-08T16:52:00Z"/>
          <w:lang w:val="en-US"/>
        </w:rPr>
      </w:pPr>
      <w:ins w:id="1146" w:author="Gernot Starke" w:date="2012-06-08T16:52:00Z">
        <w:r w:rsidRPr="00205243">
          <w:rPr>
            <w:lang w:val="en-US"/>
          </w:rPr>
          <w:t>Specification of the communication channels linking your system to neighboring systems and the environment.</w:t>
        </w:r>
      </w:ins>
    </w:p>
    <w:p w14:paraId="4AD852C9" w14:textId="5B12782F" w:rsidR="00E864AB" w:rsidRDefault="00070AF2" w:rsidP="00070AF2">
      <w:pPr>
        <w:pStyle w:val="Heading3"/>
      </w:pPr>
      <w:bookmarkStart w:id="1147" w:name="OLE_LINK37"/>
      <w:bookmarkStart w:id="1148" w:name="OLE_LINK38"/>
      <w:r>
        <w:t>Externe Schnittstelle 1</w:t>
      </w:r>
    </w:p>
    <w:p w14:paraId="555A871C" w14:textId="77777777" w:rsidR="00070AF2" w:rsidRDefault="00070AF2" w:rsidP="00070AF2">
      <w:pPr>
        <w:pStyle w:val="Heading4"/>
        <w:shd w:val="clear" w:color="auto" w:fill="FFFFFF"/>
        <w:spacing w:before="288" w:after="72"/>
        <w:rPr>
          <w:ins w:id="1149" w:author="Gernot Starke" w:date="2012-06-08T16:58:00Z"/>
          <w:rFonts w:cs="Arial"/>
          <w:color w:val="000000"/>
        </w:rPr>
      </w:pPr>
      <w:ins w:id="1150" w:author="Gernot Starke" w:date="2012-06-08T16:58:00Z">
        <w:r>
          <w:rPr>
            <w:rFonts w:cs="Arial"/>
            <w:color w:val="000000"/>
          </w:rPr>
          <w:t>Identifikation der Schnittstelle</w:t>
        </w:r>
      </w:ins>
    </w:p>
    <w:tbl>
      <w:tblPr>
        <w:tblW w:w="0" w:type="auto"/>
        <w:tblCellMar>
          <w:left w:w="0" w:type="dxa"/>
          <w:right w:w="0" w:type="dxa"/>
        </w:tblCellMar>
        <w:tblLook w:val="04A0" w:firstRow="1" w:lastRow="0" w:firstColumn="1" w:lastColumn="0" w:noHBand="0" w:noVBand="1"/>
      </w:tblPr>
      <w:tblGrid>
        <w:gridCol w:w="3879"/>
        <w:gridCol w:w="4417"/>
      </w:tblGrid>
      <w:tr w:rsidR="00070AF2" w14:paraId="36DD6ECC" w14:textId="77777777" w:rsidTr="00070AF2">
        <w:trPr>
          <w:ins w:id="1151" w:author="Gernot Starke" w:date="2012-06-08T16:58:00Z"/>
        </w:trPr>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CFE20E8" w14:textId="77777777" w:rsidR="00070AF2" w:rsidRDefault="00070AF2">
            <w:pPr>
              <w:spacing w:line="260" w:lineRule="atLeast"/>
              <w:rPr>
                <w:ins w:id="1152" w:author="Gernot Starke" w:date="2012-06-08T16:58:00Z"/>
                <w:rFonts w:ascii="Times" w:hAnsi="Times"/>
                <w:color w:val="333333"/>
              </w:rPr>
            </w:pPr>
            <w:ins w:id="1153" w:author="Gernot Starke" w:date="2012-06-08T16:58:00Z">
              <w:r>
                <w:rPr>
                  <w:color w:val="333333"/>
                </w:rPr>
                <w:t>Name / Bezeichnung der Schnittstelle</w:t>
              </w:r>
            </w:ins>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C410EB2" w14:textId="27A52685" w:rsidR="00AB0116" w:rsidRPr="00AB0116" w:rsidRDefault="00070AF2">
            <w:pPr>
              <w:spacing w:line="260" w:lineRule="atLeast"/>
              <w:rPr>
                <w:ins w:id="1154" w:author="Gernot Starke" w:date="2012-06-08T16:58:00Z"/>
                <w:color w:val="333333"/>
                <w:rPrChange w:id="1155" w:author="Mark Warneke" w:date="2015-05-25T13:06:00Z">
                  <w:rPr>
                    <w:ins w:id="1156" w:author="Gernot Starke" w:date="2012-06-08T16:58:00Z"/>
                    <w:rFonts w:ascii="Times" w:hAnsi="Times"/>
                    <w:color w:val="333333"/>
                  </w:rPr>
                </w:rPrChange>
              </w:rPr>
            </w:pPr>
            <w:ins w:id="1157" w:author="Gernot Starke" w:date="2012-06-08T16:58:00Z">
              <w:del w:id="1158" w:author="Mark Warneke" w:date="2015-05-25T13:06:00Z">
                <w:r w:rsidDel="00AB0116">
                  <w:rPr>
                    <w:color w:val="333333"/>
                  </w:rPr>
                  <w:delText>&lt;Name der Schnittstelle&gt;</w:delText>
                </w:r>
              </w:del>
            </w:ins>
            <w:proofErr w:type="spellStart"/>
            <w:ins w:id="1159" w:author="Mark Warneke" w:date="2015-05-25T13:06:00Z">
              <w:r w:rsidR="00AB0116">
                <w:rPr>
                  <w:color w:val="333333"/>
                </w:rPr>
                <w:t>MySql</w:t>
              </w:r>
              <w:proofErr w:type="spellEnd"/>
              <w:r w:rsidR="00AB0116">
                <w:rPr>
                  <w:color w:val="333333"/>
                </w:rPr>
                <w:t xml:space="preserve"> Datenbank</w:t>
              </w:r>
            </w:ins>
          </w:p>
        </w:tc>
      </w:tr>
      <w:tr w:rsidR="00070AF2" w14:paraId="3941F66F" w14:textId="77777777" w:rsidTr="00070AF2">
        <w:trPr>
          <w:ins w:id="1160" w:author="Gernot Starke" w:date="2012-06-08T16:58:00Z"/>
        </w:trPr>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7F0616C" w14:textId="4637D1F5" w:rsidR="00070AF2" w:rsidRDefault="00070AF2">
            <w:pPr>
              <w:spacing w:line="260" w:lineRule="atLeast"/>
              <w:rPr>
                <w:ins w:id="1161" w:author="Gernot Starke" w:date="2012-06-08T16:58:00Z"/>
                <w:rFonts w:ascii="Times" w:hAnsi="Times"/>
                <w:color w:val="333333"/>
              </w:rPr>
            </w:pPr>
            <w:ins w:id="1162" w:author="Gernot Starke" w:date="2012-06-08T16:58:00Z">
              <w:r>
                <w:rPr>
                  <w:color w:val="333333"/>
                </w:rPr>
                <w:t>Version</w:t>
              </w:r>
            </w:ins>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BD659DC" w14:textId="3099588D" w:rsidR="00070AF2" w:rsidRDefault="00070AF2">
            <w:pPr>
              <w:spacing w:line="260" w:lineRule="atLeast"/>
              <w:rPr>
                <w:ins w:id="1163" w:author="Gernot Starke" w:date="2012-06-08T16:58:00Z"/>
                <w:rFonts w:ascii="Times" w:hAnsi="Times"/>
                <w:color w:val="333333"/>
              </w:rPr>
            </w:pPr>
            <w:ins w:id="1164" w:author="Gernot Starke" w:date="2012-06-08T16:58:00Z">
              <w:del w:id="1165" w:author="Mark Warneke" w:date="2015-05-25T13:06:00Z">
                <w:r w:rsidDel="00AB0116">
                  <w:rPr>
                    <w:color w:val="333333"/>
                  </w:rPr>
                  <w:delText> </w:delText>
                </w:r>
              </w:del>
            </w:ins>
            <w:ins w:id="1166" w:author="Mark Warneke" w:date="2015-05-25T13:06:00Z">
              <w:r w:rsidR="00AB0116">
                <w:rPr>
                  <w:color w:val="333333"/>
                </w:rPr>
                <w:t>5.5</w:t>
              </w:r>
            </w:ins>
          </w:p>
        </w:tc>
      </w:tr>
    </w:tbl>
    <w:p w14:paraId="364252B1" w14:textId="77777777" w:rsidR="00070AF2" w:rsidRDefault="00070AF2" w:rsidP="00070AF2">
      <w:pPr>
        <w:pStyle w:val="NormalWeb"/>
        <w:shd w:val="clear" w:color="auto" w:fill="FFFFFF"/>
        <w:spacing w:after="150" w:afterAutospacing="0" w:line="255" w:lineRule="atLeast"/>
        <w:rPr>
          <w:ins w:id="1167" w:author="Gernot Starke" w:date="2012-06-08T16:58:00Z"/>
          <w:color w:val="333333"/>
        </w:rPr>
      </w:pPr>
      <w:ins w:id="1168" w:author="Gernot Starke" w:date="2012-06-08T16:58:00Z">
        <w:r>
          <w:rPr>
            <w:rStyle w:val="apple-tab-span"/>
            <w:color w:val="333333"/>
          </w:rPr>
          <w:t>  </w:t>
        </w:r>
      </w:ins>
    </w:p>
    <w:p w14:paraId="296B2EDD" w14:textId="77777777" w:rsidR="00070AF2" w:rsidRDefault="00070AF2" w:rsidP="00070AF2">
      <w:pPr>
        <w:pStyle w:val="Heading4"/>
        <w:shd w:val="clear" w:color="auto" w:fill="FFFFFF"/>
        <w:spacing w:before="288" w:after="72"/>
        <w:rPr>
          <w:ins w:id="1169" w:author="Mark Warneke" w:date="2015-05-25T13:06:00Z"/>
          <w:rFonts w:cs="Arial"/>
          <w:color w:val="000000"/>
        </w:rPr>
      </w:pPr>
      <w:ins w:id="1170" w:author="Gernot Starke" w:date="2012-06-08T16:58:00Z">
        <w:r>
          <w:rPr>
            <w:rFonts w:cs="Arial"/>
            <w:color w:val="000000"/>
          </w:rPr>
          <w:t>Fachlicher Kontext der Schnittstelle</w:t>
        </w:r>
      </w:ins>
    </w:p>
    <w:p w14:paraId="65180B17" w14:textId="1DA00D97" w:rsidR="00AB0116" w:rsidRPr="00AB0116" w:rsidRDefault="00AB0116" w:rsidP="00AB0116">
      <w:pPr>
        <w:rPr>
          <w:ins w:id="1171" w:author="Gernot Starke" w:date="2012-06-08T16:58:00Z"/>
          <w:rPrChange w:id="1172" w:author="Mark Warneke" w:date="2015-05-25T13:06:00Z">
            <w:rPr>
              <w:ins w:id="1173" w:author="Gernot Starke" w:date="2012-06-08T16:58:00Z"/>
              <w:rFonts w:cs="Arial"/>
              <w:color w:val="000000"/>
            </w:rPr>
          </w:rPrChange>
        </w:rPr>
        <w:pPrChange w:id="1174" w:author="Mark Warneke" w:date="2015-05-25T13:06:00Z">
          <w:pPr>
            <w:pStyle w:val="Heading4"/>
            <w:shd w:val="clear" w:color="auto" w:fill="FFFFFF"/>
            <w:spacing w:before="288" w:after="72"/>
          </w:pPr>
        </w:pPrChange>
      </w:pPr>
      <w:ins w:id="1175" w:author="Mark Warneke" w:date="2015-05-25T13:06:00Z">
        <w:r>
          <w:t xml:space="preserve">Dient zur </w:t>
        </w:r>
        <w:proofErr w:type="spellStart"/>
        <w:r>
          <w:t>Persistierung</w:t>
        </w:r>
        <w:proofErr w:type="spellEnd"/>
        <w:r>
          <w:t xml:space="preserve"> der Daten</w:t>
        </w:r>
      </w:ins>
    </w:p>
    <w:p w14:paraId="0FF1909B" w14:textId="77777777" w:rsidR="00070AF2" w:rsidRDefault="00070AF2" w:rsidP="00070AF2">
      <w:pPr>
        <w:pStyle w:val="Heading4"/>
        <w:shd w:val="clear" w:color="auto" w:fill="FFFFFF"/>
        <w:spacing w:before="288" w:after="72"/>
        <w:rPr>
          <w:ins w:id="1176" w:author="Gernot Starke" w:date="2012-06-08T16:58:00Z"/>
          <w:rFonts w:cs="Arial"/>
          <w:color w:val="000000"/>
        </w:rPr>
      </w:pPr>
      <w:ins w:id="1177" w:author="Gernot Starke" w:date="2012-06-08T16:58:00Z">
        <w:r>
          <w:rPr>
            <w:rFonts w:cs="Arial"/>
            <w:color w:val="000000"/>
          </w:rPr>
          <w:t>Fachliche Abläufe</w:t>
        </w:r>
      </w:ins>
    </w:p>
    <w:p w14:paraId="41454640" w14:textId="77777777" w:rsidR="00070AF2" w:rsidRDefault="00070AF2" w:rsidP="00070AF2">
      <w:pPr>
        <w:pStyle w:val="NormalWeb"/>
        <w:shd w:val="clear" w:color="auto" w:fill="FFFFFF"/>
        <w:spacing w:after="150" w:afterAutospacing="0" w:line="255" w:lineRule="atLeast"/>
        <w:rPr>
          <w:ins w:id="1178" w:author="Gernot Starke" w:date="2012-06-08T16:58:00Z"/>
          <w:color w:val="333333"/>
        </w:rPr>
      </w:pPr>
      <w:ins w:id="1179" w:author="Gernot Starke" w:date="2012-06-08T16:58:00Z">
        <w:r>
          <w:rPr>
            <w:color w:val="333333"/>
          </w:rPr>
          <w:t>&lt;Diagramm oder Beschreibung der fachlichen Abläufe&gt;</w:t>
        </w:r>
      </w:ins>
    </w:p>
    <w:p w14:paraId="19A4EB15" w14:textId="77777777" w:rsidR="00070AF2" w:rsidRDefault="00070AF2" w:rsidP="00070AF2">
      <w:pPr>
        <w:pStyle w:val="Heading4"/>
        <w:shd w:val="clear" w:color="auto" w:fill="FFFFFF"/>
        <w:spacing w:before="288" w:after="72"/>
        <w:rPr>
          <w:ins w:id="1180" w:author="Gernot Starke" w:date="2012-06-08T16:58:00Z"/>
          <w:rFonts w:cs="Arial"/>
          <w:color w:val="000000"/>
        </w:rPr>
      </w:pPr>
      <w:ins w:id="1181" w:author="Gernot Starke" w:date="2012-06-08T16:58:00Z">
        <w:r>
          <w:rPr>
            <w:rFonts w:cs="Arial"/>
            <w:color w:val="000000"/>
          </w:rPr>
          <w:t>Fachliche Bedeutung der Daten</w:t>
        </w:r>
      </w:ins>
    </w:p>
    <w:p w14:paraId="66DB3255" w14:textId="77777777" w:rsidR="00070AF2" w:rsidRDefault="00070AF2" w:rsidP="00070AF2">
      <w:pPr>
        <w:pStyle w:val="NormalWeb"/>
        <w:shd w:val="clear" w:color="auto" w:fill="FFFFFF"/>
        <w:spacing w:after="150" w:afterAutospacing="0" w:line="255" w:lineRule="atLeast"/>
        <w:rPr>
          <w:ins w:id="1182" w:author="Gernot Starke" w:date="2012-06-08T16:58:00Z"/>
          <w:color w:val="333333"/>
        </w:rPr>
      </w:pPr>
      <w:ins w:id="1183" w:author="Gernot Starke" w:date="2012-06-08T16:58:00Z">
        <w:r>
          <w:rPr>
            <w:color w:val="333333"/>
          </w:rPr>
          <w:t>&lt;Beschreibung der fachlichen Bedeutung&gt;</w:t>
        </w:r>
      </w:ins>
    </w:p>
    <w:p w14:paraId="0226DF71" w14:textId="77777777" w:rsidR="00070AF2" w:rsidRDefault="00070AF2" w:rsidP="00070AF2">
      <w:pPr>
        <w:pStyle w:val="p3"/>
        <w:shd w:val="clear" w:color="auto" w:fill="FFFFFF"/>
        <w:spacing w:after="150" w:afterAutospacing="0" w:line="255" w:lineRule="atLeast"/>
        <w:rPr>
          <w:ins w:id="1184" w:author="Gernot Starke" w:date="2012-06-08T16:58:00Z"/>
          <w:rFonts w:ascii="Arial" w:hAnsi="Arial" w:cs="Arial"/>
          <w:color w:val="333333"/>
        </w:rPr>
      </w:pPr>
      <w:ins w:id="1185" w:author="Gernot Starke" w:date="2012-06-08T16:58:00Z">
        <w:r>
          <w:rPr>
            <w:rStyle w:val="apple-tab-span"/>
            <w:rFonts w:ascii="Arial" w:hAnsi="Arial" w:cs="Arial"/>
            <w:color w:val="333333"/>
          </w:rPr>
          <w:t>  </w:t>
        </w:r>
        <w:r>
          <w:rPr>
            <w:rFonts w:ascii="Arial" w:hAnsi="Arial" w:cs="Arial"/>
            <w:color w:val="333333"/>
          </w:rPr>
          <w:t>Technischer Kontext</w:t>
        </w:r>
      </w:ins>
    </w:p>
    <w:p w14:paraId="2856AF7E" w14:textId="77777777" w:rsidR="00070AF2" w:rsidRDefault="00070AF2" w:rsidP="00070AF2">
      <w:pPr>
        <w:pStyle w:val="p3"/>
        <w:shd w:val="clear" w:color="auto" w:fill="FFFFFF"/>
        <w:spacing w:after="150" w:afterAutospacing="0" w:line="255" w:lineRule="atLeast"/>
        <w:rPr>
          <w:ins w:id="1186" w:author="Gernot Starke" w:date="2012-06-08T16:58:00Z"/>
          <w:rFonts w:ascii="Arial" w:hAnsi="Arial" w:cs="Arial"/>
          <w:color w:val="333333"/>
        </w:rPr>
      </w:pPr>
      <w:ins w:id="1187" w:author="Gernot Starke" w:date="2012-06-08T16:58:00Z">
        <w:r>
          <w:rPr>
            <w:rStyle w:val="apple-tab-span"/>
            <w:rFonts w:ascii="Arial" w:hAnsi="Arial" w:cs="Arial"/>
            <w:color w:val="333333"/>
          </w:rPr>
          <w:t>  </w:t>
        </w:r>
        <w:r>
          <w:rPr>
            <w:rFonts w:ascii="Arial" w:hAnsi="Arial" w:cs="Arial"/>
            <w:color w:val="333333"/>
          </w:rPr>
          <w:t>Form der Interaktion</w:t>
        </w:r>
      </w:ins>
    </w:p>
    <w:p w14:paraId="20974C85" w14:textId="6DBEA637" w:rsidR="00070AF2" w:rsidRPr="00070AF2" w:rsidDel="00AB0116" w:rsidRDefault="00070AF2" w:rsidP="00070AF2">
      <w:pPr>
        <w:pStyle w:val="Heading4"/>
        <w:shd w:val="clear" w:color="auto" w:fill="FFFFFF"/>
        <w:spacing w:before="288" w:after="72"/>
        <w:rPr>
          <w:ins w:id="1188" w:author="Gernot Starke" w:date="2012-06-08T16:58:00Z"/>
          <w:del w:id="1189" w:author="Mark Warneke" w:date="2015-05-25T13:05:00Z"/>
          <w:rFonts w:cs="Arial"/>
          <w:color w:val="000000"/>
        </w:rPr>
      </w:pPr>
      <w:ins w:id="1190" w:author="Gernot Starke" w:date="2012-06-08T16:58:00Z">
        <w:del w:id="1191" w:author="Mark Warneke" w:date="2015-05-25T13:05:00Z">
          <w:r w:rsidRPr="00070AF2" w:rsidDel="00AB0116">
            <w:delText> Anforderungen an die Schnittstelle</w:delText>
          </w:r>
        </w:del>
      </w:ins>
    </w:p>
    <w:p w14:paraId="675F4954" w14:textId="1EE4EAE4" w:rsidR="00070AF2" w:rsidDel="00AB0116" w:rsidRDefault="00070AF2" w:rsidP="00070AF2">
      <w:pPr>
        <w:pStyle w:val="Heading4"/>
        <w:shd w:val="clear" w:color="auto" w:fill="FFFFFF"/>
        <w:spacing w:before="288" w:after="72"/>
        <w:rPr>
          <w:ins w:id="1192" w:author="Gernot Starke" w:date="2012-06-08T16:58:00Z"/>
          <w:del w:id="1193" w:author="Mark Warneke" w:date="2015-05-25T13:05:00Z"/>
          <w:rFonts w:cs="Arial"/>
          <w:color w:val="000000"/>
          <w:szCs w:val="24"/>
        </w:rPr>
      </w:pPr>
      <w:ins w:id="1194" w:author="Gernot Starke" w:date="2012-06-08T16:58:00Z">
        <w:del w:id="1195" w:author="Mark Warneke" w:date="2015-05-25T13:05:00Z">
          <w:r w:rsidDel="00AB0116">
            <w:rPr>
              <w:rStyle w:val="s2"/>
              <w:rFonts w:cs="Arial"/>
              <w:color w:val="000000"/>
            </w:rPr>
            <w:delText> </w:delText>
          </w:r>
          <w:r w:rsidDel="00AB0116">
            <w:rPr>
              <w:rFonts w:cs="Arial"/>
              <w:color w:val="000000"/>
            </w:rPr>
            <w:delText>Sicherheitsanforderungen</w:delText>
          </w:r>
        </w:del>
      </w:ins>
    </w:p>
    <w:p w14:paraId="4D8D1280" w14:textId="49FB11B6" w:rsidR="00070AF2" w:rsidDel="00AB0116" w:rsidRDefault="00070AF2" w:rsidP="00070AF2">
      <w:pPr>
        <w:pStyle w:val="Heading4"/>
        <w:shd w:val="clear" w:color="auto" w:fill="FFFFFF"/>
        <w:spacing w:before="288" w:after="72"/>
        <w:rPr>
          <w:ins w:id="1196" w:author="Gernot Starke" w:date="2012-06-08T16:58:00Z"/>
          <w:del w:id="1197" w:author="Mark Warneke" w:date="2015-05-25T13:05:00Z"/>
          <w:rFonts w:cs="Arial"/>
          <w:color w:val="000000"/>
        </w:rPr>
      </w:pPr>
      <w:ins w:id="1198" w:author="Gernot Starke" w:date="2012-06-08T16:58:00Z">
        <w:del w:id="1199" w:author="Mark Warneke" w:date="2015-05-25T13:05:00Z">
          <w:r w:rsidDel="00AB0116">
            <w:rPr>
              <w:rStyle w:val="apple-tab-span"/>
              <w:rFonts w:cs="Arial"/>
              <w:color w:val="000000"/>
            </w:rPr>
            <w:delText> </w:delText>
          </w:r>
          <w:r w:rsidDel="00AB0116">
            <w:rPr>
              <w:rFonts w:cs="Arial"/>
              <w:color w:val="000000"/>
            </w:rPr>
            <w:delText>Mengengerüste</w:delText>
          </w:r>
        </w:del>
      </w:ins>
    </w:p>
    <w:p w14:paraId="380BA36C" w14:textId="10A706AD" w:rsidR="00070AF2" w:rsidDel="00AB0116" w:rsidRDefault="00070AF2" w:rsidP="00070AF2">
      <w:pPr>
        <w:pStyle w:val="p3"/>
        <w:shd w:val="clear" w:color="auto" w:fill="FFFFFF"/>
        <w:spacing w:after="150" w:afterAutospacing="0" w:line="255" w:lineRule="atLeast"/>
        <w:rPr>
          <w:ins w:id="1200" w:author="Gernot Starke" w:date="2012-06-08T16:58:00Z"/>
          <w:del w:id="1201" w:author="Mark Warneke" w:date="2015-05-25T13:05:00Z"/>
          <w:rFonts w:ascii="Arial" w:hAnsi="Arial" w:cs="Arial"/>
          <w:color w:val="333333"/>
        </w:rPr>
      </w:pPr>
      <w:ins w:id="1202" w:author="Gernot Starke" w:date="2012-06-08T16:58:00Z">
        <w:del w:id="1203" w:author="Mark Warneke" w:date="2015-05-25T13:05:00Z">
          <w:r w:rsidDel="00AB0116">
            <w:rPr>
              <w:rStyle w:val="apple-tab-span"/>
              <w:rFonts w:ascii="Arial" w:hAnsi="Arial" w:cs="Arial"/>
              <w:color w:val="333333"/>
            </w:rPr>
            <w:delText>   </w:delText>
          </w:r>
          <w:r w:rsidDel="00AB0116">
            <w:rPr>
              <w:rFonts w:ascii="Arial" w:hAnsi="Arial" w:cs="Arial"/>
              <w:color w:val="333333"/>
            </w:rPr>
            <w:delText>Laufzeit</w:delText>
          </w:r>
        </w:del>
      </w:ins>
    </w:p>
    <w:p w14:paraId="318947CB" w14:textId="10D4D36E" w:rsidR="00070AF2" w:rsidDel="00AB0116" w:rsidRDefault="00070AF2" w:rsidP="00070AF2">
      <w:pPr>
        <w:pStyle w:val="p3"/>
        <w:shd w:val="clear" w:color="auto" w:fill="FFFFFF"/>
        <w:spacing w:after="150" w:afterAutospacing="0" w:line="255" w:lineRule="atLeast"/>
        <w:rPr>
          <w:ins w:id="1204" w:author="Gernot Starke" w:date="2012-06-08T16:58:00Z"/>
          <w:del w:id="1205" w:author="Mark Warneke" w:date="2015-05-25T13:05:00Z"/>
          <w:rFonts w:ascii="Arial" w:hAnsi="Arial" w:cs="Arial"/>
          <w:color w:val="333333"/>
        </w:rPr>
      </w:pPr>
      <w:ins w:id="1206" w:author="Gernot Starke" w:date="2012-06-08T16:58:00Z">
        <w:del w:id="1207" w:author="Mark Warneke" w:date="2015-05-25T13:05:00Z">
          <w:r w:rsidDel="00AB0116">
            <w:rPr>
              <w:rStyle w:val="apple-tab-span"/>
              <w:rFonts w:ascii="Arial" w:hAnsi="Arial" w:cs="Arial"/>
              <w:color w:val="333333"/>
            </w:rPr>
            <w:delText>   </w:delText>
          </w:r>
          <w:r w:rsidDel="00AB0116">
            <w:rPr>
              <w:rFonts w:ascii="Arial" w:hAnsi="Arial" w:cs="Arial"/>
              <w:color w:val="333333"/>
            </w:rPr>
            <w:delText>Durchsatz / Datenvolumen</w:delText>
          </w:r>
        </w:del>
      </w:ins>
    </w:p>
    <w:p w14:paraId="7A93FD40" w14:textId="0F80C21E" w:rsidR="00070AF2" w:rsidDel="00AB0116" w:rsidRDefault="00070AF2" w:rsidP="00070AF2">
      <w:pPr>
        <w:pStyle w:val="p3"/>
        <w:shd w:val="clear" w:color="auto" w:fill="FFFFFF"/>
        <w:spacing w:after="150" w:afterAutospacing="0" w:line="255" w:lineRule="atLeast"/>
        <w:rPr>
          <w:ins w:id="1208" w:author="Gernot Starke" w:date="2012-06-08T16:58:00Z"/>
          <w:del w:id="1209" w:author="Mark Warneke" w:date="2015-05-25T13:05:00Z"/>
          <w:rFonts w:ascii="Arial" w:hAnsi="Arial" w:cs="Arial"/>
          <w:color w:val="333333"/>
        </w:rPr>
      </w:pPr>
      <w:ins w:id="1210" w:author="Gernot Starke" w:date="2012-06-08T16:58:00Z">
        <w:del w:id="1211" w:author="Mark Warneke" w:date="2015-05-25T13:05:00Z">
          <w:r w:rsidDel="00AB0116">
            <w:rPr>
              <w:rStyle w:val="apple-tab-span"/>
              <w:rFonts w:ascii="Arial" w:hAnsi="Arial" w:cs="Arial"/>
              <w:color w:val="333333"/>
            </w:rPr>
            <w:delText>  </w:delText>
          </w:r>
          <w:r w:rsidDel="00AB0116">
            <w:rPr>
              <w:rFonts w:ascii="Arial" w:hAnsi="Arial" w:cs="Arial"/>
              <w:color w:val="333333"/>
            </w:rPr>
            <w:delText>Verfügbarkeit</w:delText>
          </w:r>
        </w:del>
      </w:ins>
    </w:p>
    <w:p w14:paraId="1A677D88" w14:textId="7A09CEA9" w:rsidR="00070AF2" w:rsidDel="00AB0116" w:rsidRDefault="00070AF2" w:rsidP="00070AF2">
      <w:pPr>
        <w:pStyle w:val="p3"/>
        <w:shd w:val="clear" w:color="auto" w:fill="FFFFFF"/>
        <w:spacing w:after="150" w:afterAutospacing="0" w:line="255" w:lineRule="atLeast"/>
        <w:rPr>
          <w:ins w:id="1212" w:author="Gernot Starke" w:date="2012-06-08T16:58:00Z"/>
          <w:del w:id="1213" w:author="Mark Warneke" w:date="2015-05-25T13:05:00Z"/>
          <w:rFonts w:ascii="Arial" w:hAnsi="Arial" w:cs="Arial"/>
          <w:color w:val="333333"/>
        </w:rPr>
      </w:pPr>
      <w:ins w:id="1214" w:author="Gernot Starke" w:date="2012-06-08T16:58:00Z">
        <w:del w:id="1215" w:author="Mark Warneke" w:date="2015-05-25T13:05:00Z">
          <w:r w:rsidDel="00AB0116">
            <w:rPr>
              <w:rStyle w:val="apple-tab-span"/>
              <w:rFonts w:ascii="Arial" w:hAnsi="Arial" w:cs="Arial"/>
              <w:color w:val="333333"/>
            </w:rPr>
            <w:delText>  </w:delText>
          </w:r>
          <w:r w:rsidDel="00AB0116">
            <w:rPr>
              <w:rFonts w:ascii="Arial" w:hAnsi="Arial" w:cs="Arial"/>
              <w:color w:val="333333"/>
            </w:rPr>
            <w:delText>Protokollierung</w:delText>
          </w:r>
        </w:del>
      </w:ins>
    </w:p>
    <w:p w14:paraId="0F4798DC" w14:textId="6844AEAC" w:rsidR="00070AF2" w:rsidDel="00AB0116" w:rsidRDefault="00070AF2" w:rsidP="00070AF2">
      <w:pPr>
        <w:pStyle w:val="p3"/>
        <w:shd w:val="clear" w:color="auto" w:fill="FFFFFF"/>
        <w:spacing w:after="150" w:afterAutospacing="0" w:line="255" w:lineRule="atLeast"/>
        <w:rPr>
          <w:ins w:id="1216" w:author="Gernot Starke" w:date="2012-06-08T16:58:00Z"/>
          <w:del w:id="1217" w:author="Mark Warneke" w:date="2015-05-25T13:05:00Z"/>
          <w:rFonts w:ascii="Arial" w:hAnsi="Arial" w:cs="Arial"/>
          <w:color w:val="333333"/>
        </w:rPr>
      </w:pPr>
      <w:ins w:id="1218" w:author="Gernot Starke" w:date="2012-06-08T16:58:00Z">
        <w:del w:id="1219" w:author="Mark Warneke" w:date="2015-05-25T13:05:00Z">
          <w:r w:rsidDel="00AB0116">
            <w:rPr>
              <w:rStyle w:val="apple-tab-span"/>
              <w:rFonts w:ascii="Arial" w:hAnsi="Arial" w:cs="Arial"/>
              <w:color w:val="333333"/>
            </w:rPr>
            <w:delText>  </w:delText>
          </w:r>
          <w:r w:rsidDel="00AB0116">
            <w:rPr>
              <w:rFonts w:ascii="Arial" w:hAnsi="Arial" w:cs="Arial"/>
              <w:color w:val="333333"/>
            </w:rPr>
            <w:delText>Archivierung</w:delText>
          </w:r>
        </w:del>
      </w:ins>
    </w:p>
    <w:p w14:paraId="48BFEA37" w14:textId="7145D64A" w:rsidR="00070AF2" w:rsidRPr="00070AF2" w:rsidDel="00AB0116" w:rsidRDefault="00070AF2" w:rsidP="00070AF2">
      <w:pPr>
        <w:pStyle w:val="Heading4"/>
        <w:shd w:val="clear" w:color="auto" w:fill="FFFFFF"/>
        <w:spacing w:before="288" w:after="72"/>
        <w:rPr>
          <w:ins w:id="1220" w:author="Gernot Starke" w:date="2012-06-08T16:58:00Z"/>
          <w:del w:id="1221" w:author="Mark Warneke" w:date="2015-05-25T13:05:00Z"/>
          <w:rFonts w:cs="Arial"/>
          <w:color w:val="000000"/>
        </w:rPr>
      </w:pPr>
      <w:ins w:id="1222" w:author="Gernot Starke" w:date="2012-06-08T16:58:00Z">
        <w:del w:id="1223" w:author="Mark Warneke" w:date="2015-05-25T13:05:00Z">
          <w:r w:rsidRPr="00070AF2" w:rsidDel="00AB0116">
            <w:delText> Beteiligte Resourcen</w:delText>
          </w:r>
        </w:del>
      </w:ins>
    </w:p>
    <w:p w14:paraId="058925F6" w14:textId="5F8D6422" w:rsidR="00070AF2" w:rsidDel="00AB0116" w:rsidRDefault="00070AF2" w:rsidP="00070AF2">
      <w:pPr>
        <w:pStyle w:val="Heading4"/>
        <w:shd w:val="clear" w:color="auto" w:fill="FFFFFF"/>
        <w:spacing w:before="288" w:after="72"/>
        <w:rPr>
          <w:ins w:id="1224" w:author="Gernot Starke" w:date="2012-06-08T16:58:00Z"/>
          <w:del w:id="1225" w:author="Mark Warneke" w:date="2015-05-25T13:05:00Z"/>
          <w:rFonts w:cs="Arial"/>
          <w:color w:val="000000"/>
          <w:szCs w:val="24"/>
        </w:rPr>
      </w:pPr>
      <w:ins w:id="1226" w:author="Gernot Starke" w:date="2012-06-08T16:58:00Z">
        <w:del w:id="1227" w:author="Mark Warneke" w:date="2015-05-25T13:05:00Z">
          <w:r w:rsidDel="00AB0116">
            <w:rPr>
              <w:rStyle w:val="s2"/>
              <w:rFonts w:cs="Arial"/>
              <w:color w:val="000000"/>
            </w:rPr>
            <w:delText> </w:delText>
          </w:r>
          <w:r w:rsidDel="00AB0116">
            <w:rPr>
              <w:rFonts w:cs="Arial"/>
              <w:color w:val="000000"/>
            </w:rPr>
            <w:delText>Syntax: Daten und Formate</w:delText>
          </w:r>
        </w:del>
      </w:ins>
    </w:p>
    <w:p w14:paraId="79820A02" w14:textId="2053CC5A" w:rsidR="00070AF2" w:rsidDel="00AB0116" w:rsidRDefault="00070AF2" w:rsidP="00070AF2">
      <w:pPr>
        <w:pStyle w:val="p3"/>
        <w:shd w:val="clear" w:color="auto" w:fill="FFFFFF"/>
        <w:spacing w:after="150" w:afterAutospacing="0" w:line="255" w:lineRule="atLeast"/>
        <w:rPr>
          <w:ins w:id="1228" w:author="Gernot Starke" w:date="2012-06-08T16:58:00Z"/>
          <w:del w:id="1229" w:author="Mark Warneke" w:date="2015-05-25T13:05:00Z"/>
          <w:rFonts w:ascii="Arial" w:hAnsi="Arial" w:cs="Arial"/>
          <w:color w:val="333333"/>
        </w:rPr>
      </w:pPr>
      <w:ins w:id="1230" w:author="Gernot Starke" w:date="2012-06-08T16:58:00Z">
        <w:del w:id="1231" w:author="Mark Warneke" w:date="2015-05-25T13:05:00Z">
          <w:r w:rsidDel="00AB0116">
            <w:rPr>
              <w:rStyle w:val="apple-tab-span"/>
              <w:rFonts w:ascii="Arial" w:hAnsi="Arial" w:cs="Arial"/>
              <w:color w:val="333333"/>
            </w:rPr>
            <w:delText>   </w:delText>
          </w:r>
          <w:r w:rsidDel="00AB0116">
            <w:rPr>
              <w:rFonts w:ascii="Arial" w:hAnsi="Arial" w:cs="Arial"/>
              <w:color w:val="333333"/>
            </w:rPr>
            <w:delText>Datenformate</w:delText>
          </w:r>
        </w:del>
      </w:ins>
    </w:p>
    <w:p w14:paraId="0CC6DF0C" w14:textId="4E6DD3FF" w:rsidR="00070AF2" w:rsidDel="00AB0116" w:rsidRDefault="00070AF2" w:rsidP="00070AF2">
      <w:pPr>
        <w:pStyle w:val="p3"/>
        <w:shd w:val="clear" w:color="auto" w:fill="FFFFFF"/>
        <w:spacing w:after="150" w:afterAutospacing="0" w:line="255" w:lineRule="atLeast"/>
        <w:rPr>
          <w:ins w:id="1232" w:author="Gernot Starke" w:date="2012-06-08T16:58:00Z"/>
          <w:del w:id="1233" w:author="Mark Warneke" w:date="2015-05-25T13:05:00Z"/>
          <w:rFonts w:ascii="Arial" w:hAnsi="Arial" w:cs="Arial"/>
          <w:color w:val="333333"/>
        </w:rPr>
      </w:pPr>
      <w:ins w:id="1234" w:author="Gernot Starke" w:date="2012-06-08T16:58:00Z">
        <w:del w:id="1235" w:author="Mark Warneke" w:date="2015-05-25T13:05:00Z">
          <w:r w:rsidDel="00AB0116">
            <w:rPr>
              <w:rStyle w:val="apple-tab-span"/>
              <w:rFonts w:ascii="Arial" w:hAnsi="Arial" w:cs="Arial"/>
              <w:color w:val="333333"/>
            </w:rPr>
            <w:delText>   </w:delText>
          </w:r>
          <w:r w:rsidDel="00AB0116">
            <w:rPr>
              <w:rFonts w:ascii="Arial" w:hAnsi="Arial" w:cs="Arial"/>
              <w:color w:val="333333"/>
            </w:rPr>
            <w:delText>Gültigkeits- und Plausibilitätsregeln</w:delText>
          </w:r>
        </w:del>
      </w:ins>
    </w:p>
    <w:p w14:paraId="44678DA0" w14:textId="258C6653" w:rsidR="00070AF2" w:rsidDel="00AB0116" w:rsidRDefault="00070AF2" w:rsidP="00070AF2">
      <w:pPr>
        <w:pStyle w:val="p3"/>
        <w:shd w:val="clear" w:color="auto" w:fill="FFFFFF"/>
        <w:spacing w:after="150" w:afterAutospacing="0" w:line="255" w:lineRule="atLeast"/>
        <w:rPr>
          <w:ins w:id="1236" w:author="Gernot Starke" w:date="2012-06-08T16:58:00Z"/>
          <w:del w:id="1237" w:author="Mark Warneke" w:date="2015-05-25T13:05:00Z"/>
          <w:rFonts w:ascii="Arial" w:hAnsi="Arial" w:cs="Arial"/>
          <w:color w:val="333333"/>
        </w:rPr>
      </w:pPr>
      <w:ins w:id="1238" w:author="Gernot Starke" w:date="2012-06-08T16:58:00Z">
        <w:del w:id="1239" w:author="Mark Warneke" w:date="2015-05-25T13:05:00Z">
          <w:r w:rsidDel="00AB0116">
            <w:rPr>
              <w:rStyle w:val="apple-tab-span"/>
              <w:rFonts w:ascii="Arial" w:hAnsi="Arial" w:cs="Arial"/>
              <w:color w:val="333333"/>
            </w:rPr>
            <w:delText>   </w:delText>
          </w:r>
          <w:r w:rsidDel="00AB0116">
            <w:rPr>
              <w:rFonts w:ascii="Arial" w:hAnsi="Arial" w:cs="Arial"/>
              <w:color w:val="333333"/>
            </w:rPr>
            <w:delText>Codierung, Zeichensätze</w:delText>
          </w:r>
        </w:del>
      </w:ins>
    </w:p>
    <w:p w14:paraId="53B10ACA" w14:textId="6D3625CF" w:rsidR="00070AF2" w:rsidDel="00AB0116" w:rsidRDefault="00070AF2" w:rsidP="00070AF2">
      <w:pPr>
        <w:pStyle w:val="p3"/>
        <w:shd w:val="clear" w:color="auto" w:fill="FFFFFF"/>
        <w:spacing w:after="150" w:afterAutospacing="0" w:line="255" w:lineRule="atLeast"/>
        <w:rPr>
          <w:ins w:id="1240" w:author="Gernot Starke" w:date="2012-06-08T16:58:00Z"/>
          <w:del w:id="1241" w:author="Mark Warneke" w:date="2015-05-25T13:05:00Z"/>
          <w:rFonts w:ascii="Arial" w:hAnsi="Arial" w:cs="Arial"/>
          <w:color w:val="333333"/>
        </w:rPr>
      </w:pPr>
      <w:ins w:id="1242" w:author="Gernot Starke" w:date="2012-06-08T16:58:00Z">
        <w:del w:id="1243" w:author="Mark Warneke" w:date="2015-05-25T13:05:00Z">
          <w:r w:rsidDel="00AB0116">
            <w:rPr>
              <w:rStyle w:val="apple-tab-span"/>
              <w:rFonts w:ascii="Arial" w:hAnsi="Arial" w:cs="Arial"/>
              <w:color w:val="333333"/>
            </w:rPr>
            <w:delText>   </w:delText>
          </w:r>
          <w:r w:rsidDel="00AB0116">
            <w:rPr>
              <w:rFonts w:ascii="Arial" w:hAnsi="Arial" w:cs="Arial"/>
              <w:color w:val="333333"/>
            </w:rPr>
            <w:delText>Konfigurationsdaten</w:delText>
          </w:r>
        </w:del>
      </w:ins>
    </w:p>
    <w:p w14:paraId="49F7D527" w14:textId="564A6390" w:rsidR="00070AF2" w:rsidDel="00AB0116" w:rsidRDefault="00070AF2" w:rsidP="00070AF2">
      <w:pPr>
        <w:pStyle w:val="Heading4"/>
        <w:shd w:val="clear" w:color="auto" w:fill="FFFFFF"/>
        <w:spacing w:before="288" w:after="72"/>
        <w:rPr>
          <w:ins w:id="1244" w:author="Gernot Starke" w:date="2012-06-08T16:58:00Z"/>
          <w:del w:id="1245" w:author="Mark Warneke" w:date="2015-05-25T13:05:00Z"/>
          <w:rFonts w:cs="Arial"/>
          <w:color w:val="000000"/>
        </w:rPr>
      </w:pPr>
      <w:ins w:id="1246" w:author="Gernot Starke" w:date="2012-06-08T16:58:00Z">
        <w:del w:id="1247" w:author="Mark Warneke" w:date="2015-05-25T13:05:00Z">
          <w:r w:rsidDel="00AB0116">
            <w:rPr>
              <w:rStyle w:val="apple-tab-span"/>
              <w:rFonts w:cs="Arial"/>
              <w:color w:val="000000"/>
            </w:rPr>
            <w:delText> </w:delText>
          </w:r>
          <w:r w:rsidDel="00AB0116">
            <w:rPr>
              <w:rFonts w:cs="Arial"/>
              <w:color w:val="000000"/>
            </w:rPr>
            <w:delText>Syntax: Methoden/Funktionen</w:delText>
          </w:r>
        </w:del>
      </w:ins>
    </w:p>
    <w:p w14:paraId="43B916FA" w14:textId="1A61C69C" w:rsidR="00070AF2" w:rsidDel="00AB0116" w:rsidRDefault="00070AF2" w:rsidP="00070AF2">
      <w:pPr>
        <w:pStyle w:val="p3"/>
        <w:shd w:val="clear" w:color="auto" w:fill="FFFFFF"/>
        <w:spacing w:after="150" w:afterAutospacing="0" w:line="255" w:lineRule="atLeast"/>
        <w:rPr>
          <w:ins w:id="1248" w:author="Gernot Starke" w:date="2012-06-08T16:58:00Z"/>
          <w:del w:id="1249" w:author="Mark Warneke" w:date="2015-05-25T13:05:00Z"/>
          <w:rFonts w:ascii="Arial" w:hAnsi="Arial" w:cs="Arial"/>
          <w:color w:val="333333"/>
        </w:rPr>
      </w:pPr>
      <w:ins w:id="1250" w:author="Gernot Starke" w:date="2012-06-08T16:58:00Z">
        <w:del w:id="1251" w:author="Mark Warneke" w:date="2015-05-25T13:05:00Z">
          <w:r w:rsidDel="00AB0116">
            <w:rPr>
              <w:rStyle w:val="apple-tab-span"/>
              <w:rFonts w:ascii="Arial" w:hAnsi="Arial" w:cs="Arial"/>
              <w:color w:val="333333"/>
            </w:rPr>
            <w:delText>  </w:delText>
          </w:r>
          <w:r w:rsidDel="00AB0116">
            <w:rPr>
              <w:rFonts w:ascii="Arial" w:hAnsi="Arial" w:cs="Arial"/>
              <w:color w:val="333333"/>
            </w:rPr>
            <w:delText>Prüfdaten</w:delText>
          </w:r>
        </w:del>
      </w:ins>
    </w:p>
    <w:p w14:paraId="2EB35E8C" w14:textId="02CD6FDB" w:rsidR="00070AF2" w:rsidDel="00AB0116" w:rsidRDefault="00070AF2" w:rsidP="00070AF2">
      <w:pPr>
        <w:pStyle w:val="Heading4"/>
        <w:shd w:val="clear" w:color="auto" w:fill="FFFFFF"/>
        <w:spacing w:before="288" w:after="72"/>
        <w:rPr>
          <w:ins w:id="1252" w:author="Gernot Starke" w:date="2012-06-08T16:58:00Z"/>
          <w:del w:id="1253" w:author="Mark Warneke" w:date="2015-05-25T13:05:00Z"/>
          <w:rFonts w:cs="Arial"/>
          <w:color w:val="000000"/>
        </w:rPr>
      </w:pPr>
      <w:ins w:id="1254" w:author="Gernot Starke" w:date="2012-06-08T16:58:00Z">
        <w:del w:id="1255" w:author="Mark Warneke" w:date="2015-05-25T13:05:00Z">
          <w:r w:rsidDel="00AB0116">
            <w:rPr>
              <w:rStyle w:val="s3"/>
              <w:rFonts w:cs="Arial"/>
              <w:color w:val="000000"/>
            </w:rPr>
            <w:delText> </w:delText>
          </w:r>
          <w:r w:rsidDel="00AB0116">
            <w:rPr>
              <w:rStyle w:val="Strong"/>
              <w:rFonts w:cs="Arial"/>
              <w:b w:val="0"/>
              <w:bCs w:val="0"/>
              <w:color w:val="000000"/>
            </w:rPr>
            <w:delText>Ablauf der Schnittstelle</w:delText>
          </w:r>
        </w:del>
      </w:ins>
    </w:p>
    <w:p w14:paraId="323EDFA7" w14:textId="1E48C5E7" w:rsidR="00070AF2" w:rsidDel="00AB0116" w:rsidRDefault="00070AF2" w:rsidP="00070AF2">
      <w:pPr>
        <w:pStyle w:val="NormalWeb"/>
        <w:shd w:val="clear" w:color="auto" w:fill="FFFFFF"/>
        <w:spacing w:after="150" w:afterAutospacing="0" w:line="255" w:lineRule="atLeast"/>
        <w:rPr>
          <w:ins w:id="1256" w:author="Gernot Starke" w:date="2012-06-08T16:58:00Z"/>
          <w:del w:id="1257" w:author="Mark Warneke" w:date="2015-05-25T13:05:00Z"/>
          <w:color w:val="333333"/>
        </w:rPr>
      </w:pPr>
      <w:ins w:id="1258" w:author="Gernot Starke" w:date="2012-06-08T16:58:00Z">
        <w:del w:id="1259" w:author="Mark Warneke" w:date="2015-05-25T13:05:00Z">
          <w:r w:rsidDel="00AB0116">
            <w:rPr>
              <w:color w:val="333333"/>
            </w:rPr>
            <w:delText>fachliche oder technischer Ablauf</w:delText>
          </w:r>
        </w:del>
      </w:ins>
    </w:p>
    <w:p w14:paraId="3116C563" w14:textId="01ABCE68" w:rsidR="00070AF2" w:rsidRPr="00070AF2" w:rsidDel="00AB0116" w:rsidRDefault="00070AF2" w:rsidP="00070AF2">
      <w:pPr>
        <w:pStyle w:val="Heading4"/>
        <w:shd w:val="clear" w:color="auto" w:fill="FFFFFF"/>
        <w:spacing w:before="288" w:after="72"/>
        <w:rPr>
          <w:ins w:id="1260" w:author="Gernot Starke" w:date="2012-06-08T16:58:00Z"/>
          <w:del w:id="1261" w:author="Mark Warneke" w:date="2015-05-25T13:05:00Z"/>
          <w:rFonts w:cs="Arial"/>
          <w:color w:val="000000"/>
        </w:rPr>
      </w:pPr>
      <w:ins w:id="1262" w:author="Gernot Starke" w:date="2012-06-08T16:58:00Z">
        <w:del w:id="1263" w:author="Mark Warneke" w:date="2015-05-25T13:05:00Z">
          <w:r w:rsidRPr="00070AF2" w:rsidDel="00AB0116">
            <w:delText>Semantik</w:delText>
          </w:r>
        </w:del>
      </w:ins>
    </w:p>
    <w:p w14:paraId="519F37E3" w14:textId="00BDB230" w:rsidR="00070AF2" w:rsidDel="00AB0116" w:rsidRDefault="00070AF2" w:rsidP="00070AF2">
      <w:pPr>
        <w:pStyle w:val="p3"/>
        <w:shd w:val="clear" w:color="auto" w:fill="FFFFFF"/>
        <w:spacing w:after="150" w:afterAutospacing="0" w:line="255" w:lineRule="atLeast"/>
        <w:rPr>
          <w:ins w:id="1264" w:author="Gernot Starke" w:date="2012-06-08T16:58:00Z"/>
          <w:del w:id="1265" w:author="Mark Warneke" w:date="2015-05-25T13:05:00Z"/>
          <w:rFonts w:ascii="Arial" w:hAnsi="Arial" w:cs="Arial"/>
          <w:color w:val="333333"/>
        </w:rPr>
      </w:pPr>
      <w:ins w:id="1266" w:author="Gernot Starke" w:date="2012-06-08T16:58:00Z">
        <w:del w:id="1267" w:author="Mark Warneke" w:date="2015-05-25T13:05:00Z">
          <w:r w:rsidDel="00AB0116">
            <w:rPr>
              <w:rStyle w:val="s2"/>
              <w:rFonts w:ascii="Arial" w:hAnsi="Arial" w:cs="Arial"/>
              <w:color w:val="333333"/>
            </w:rPr>
            <w:delText> </w:delText>
          </w:r>
          <w:r w:rsidDel="00AB0116">
            <w:rPr>
              <w:rFonts w:ascii="Arial" w:hAnsi="Arial" w:cs="Arial"/>
              <w:color w:val="333333"/>
            </w:rPr>
            <w:delText>Nebenwirkungen, Konsequenzen</w:delText>
          </w:r>
        </w:del>
      </w:ins>
    </w:p>
    <w:p w14:paraId="642FDFE5" w14:textId="0869973C" w:rsidR="00070AF2" w:rsidRPr="00070AF2" w:rsidDel="00AB0116" w:rsidRDefault="00070AF2" w:rsidP="00070AF2">
      <w:pPr>
        <w:pStyle w:val="Heading4"/>
        <w:shd w:val="clear" w:color="auto" w:fill="FFFFFF"/>
        <w:spacing w:before="288" w:after="72"/>
        <w:rPr>
          <w:ins w:id="1268" w:author="Gernot Starke" w:date="2012-06-08T16:58:00Z"/>
          <w:del w:id="1269" w:author="Mark Warneke" w:date="2015-05-25T13:05:00Z"/>
          <w:rFonts w:cs="Arial"/>
          <w:color w:val="000000"/>
        </w:rPr>
      </w:pPr>
      <w:ins w:id="1270" w:author="Gernot Starke" w:date="2012-06-08T16:58:00Z">
        <w:del w:id="1271" w:author="Mark Warneke" w:date="2015-05-25T13:05:00Z">
          <w:r w:rsidRPr="00070AF2" w:rsidDel="00AB0116">
            <w:rPr>
              <w:rFonts w:cs="Arial"/>
              <w:color w:val="000000"/>
            </w:rPr>
            <w:delText>Technische Infrastruktur</w:delText>
          </w:r>
        </w:del>
      </w:ins>
    </w:p>
    <w:p w14:paraId="1BAD4BA1" w14:textId="625679F7" w:rsidR="00070AF2" w:rsidDel="00AB0116" w:rsidRDefault="00070AF2" w:rsidP="00070AF2">
      <w:pPr>
        <w:pStyle w:val="p3"/>
        <w:shd w:val="clear" w:color="auto" w:fill="FFFFFF"/>
        <w:spacing w:after="150" w:afterAutospacing="0" w:line="255" w:lineRule="atLeast"/>
        <w:rPr>
          <w:ins w:id="1272" w:author="Gernot Starke" w:date="2012-06-08T16:58:00Z"/>
          <w:del w:id="1273" w:author="Mark Warneke" w:date="2015-05-25T13:05:00Z"/>
          <w:rFonts w:ascii="Arial" w:hAnsi="Arial" w:cs="Arial"/>
          <w:color w:val="333333"/>
        </w:rPr>
      </w:pPr>
      <w:ins w:id="1274" w:author="Gernot Starke" w:date="2012-06-08T16:58:00Z">
        <w:del w:id="1275" w:author="Mark Warneke" w:date="2015-05-25T13:05:00Z">
          <w:r w:rsidDel="00AB0116">
            <w:rPr>
              <w:rStyle w:val="s2"/>
              <w:rFonts w:ascii="Arial" w:hAnsi="Arial" w:cs="Arial"/>
              <w:color w:val="333333"/>
            </w:rPr>
            <w:delText> </w:delText>
          </w:r>
          <w:r w:rsidDel="00AB0116">
            <w:rPr>
              <w:rFonts w:ascii="Arial" w:hAnsi="Arial" w:cs="Arial"/>
              <w:color w:val="333333"/>
            </w:rPr>
            <w:delText>Technische Protokolle</w:delText>
          </w:r>
        </w:del>
      </w:ins>
    </w:p>
    <w:p w14:paraId="623B277E" w14:textId="383691FA" w:rsidR="00070AF2" w:rsidRPr="00070AF2" w:rsidDel="00AB0116" w:rsidRDefault="00070AF2" w:rsidP="00070AF2">
      <w:pPr>
        <w:pStyle w:val="Heading4"/>
        <w:shd w:val="clear" w:color="auto" w:fill="FFFFFF"/>
        <w:spacing w:before="288" w:after="72"/>
        <w:rPr>
          <w:ins w:id="1276" w:author="Gernot Starke" w:date="2012-06-08T16:58:00Z"/>
          <w:del w:id="1277" w:author="Mark Warneke" w:date="2015-05-25T13:05:00Z"/>
          <w:rFonts w:cs="Arial"/>
          <w:color w:val="000000"/>
        </w:rPr>
      </w:pPr>
      <w:ins w:id="1278" w:author="Gernot Starke" w:date="2012-06-08T16:58:00Z">
        <w:del w:id="1279" w:author="Mark Warneke" w:date="2015-05-25T13:05:00Z">
          <w:r w:rsidRPr="00070AF2" w:rsidDel="00AB0116">
            <w:delText>Fehler- und Ausnahmebehandlung</w:delText>
          </w:r>
        </w:del>
      </w:ins>
    </w:p>
    <w:p w14:paraId="1266FBF8" w14:textId="3B784718" w:rsidR="00070AF2" w:rsidRPr="00070AF2" w:rsidDel="00AB0116" w:rsidRDefault="00070AF2" w:rsidP="00070AF2">
      <w:pPr>
        <w:pStyle w:val="Heading4"/>
        <w:shd w:val="clear" w:color="auto" w:fill="FFFFFF"/>
        <w:spacing w:before="288" w:after="72"/>
        <w:rPr>
          <w:ins w:id="1280" w:author="Gernot Starke" w:date="2012-06-08T16:58:00Z"/>
          <w:del w:id="1281" w:author="Mark Warneke" w:date="2015-05-25T13:05:00Z"/>
          <w:rFonts w:cs="Arial"/>
          <w:color w:val="000000"/>
        </w:rPr>
      </w:pPr>
      <w:ins w:id="1282" w:author="Gernot Starke" w:date="2012-06-08T16:58:00Z">
        <w:del w:id="1283" w:author="Mark Warneke" w:date="2015-05-25T13:05:00Z">
          <w:r w:rsidRPr="00070AF2" w:rsidDel="00AB0116">
            <w:delText>Einschränkungen und Voraussetzungen</w:delText>
          </w:r>
        </w:del>
      </w:ins>
    </w:p>
    <w:p w14:paraId="13DD21DA" w14:textId="567B18C9" w:rsidR="00070AF2" w:rsidDel="00AB0116" w:rsidRDefault="00070AF2" w:rsidP="00070AF2">
      <w:pPr>
        <w:pStyle w:val="p3"/>
        <w:shd w:val="clear" w:color="auto" w:fill="FFFFFF"/>
        <w:spacing w:after="150" w:afterAutospacing="0" w:line="255" w:lineRule="atLeast"/>
        <w:rPr>
          <w:ins w:id="1284" w:author="Gernot Starke" w:date="2012-06-08T16:58:00Z"/>
          <w:del w:id="1285" w:author="Mark Warneke" w:date="2015-05-25T13:05:00Z"/>
          <w:rFonts w:ascii="Arial" w:hAnsi="Arial" w:cs="Arial"/>
          <w:color w:val="333333"/>
        </w:rPr>
      </w:pPr>
      <w:ins w:id="1286" w:author="Gernot Starke" w:date="2012-06-08T16:58:00Z">
        <w:del w:id="1287" w:author="Mark Warneke" w:date="2015-05-25T13:05:00Z">
          <w:r w:rsidDel="00AB0116">
            <w:rPr>
              <w:rStyle w:val="s2"/>
              <w:rFonts w:ascii="Arial" w:hAnsi="Arial" w:cs="Arial"/>
              <w:color w:val="333333"/>
            </w:rPr>
            <w:delText> </w:delText>
          </w:r>
          <w:r w:rsidDel="00AB0116">
            <w:rPr>
              <w:rFonts w:ascii="Arial" w:hAnsi="Arial" w:cs="Arial"/>
              <w:color w:val="333333"/>
            </w:rPr>
            <w:delText>Berechtigungen</w:delText>
          </w:r>
        </w:del>
      </w:ins>
    </w:p>
    <w:p w14:paraId="256869FC" w14:textId="0C5BFE0D" w:rsidR="00070AF2" w:rsidDel="00AB0116" w:rsidRDefault="00070AF2" w:rsidP="00070AF2">
      <w:pPr>
        <w:pStyle w:val="p3"/>
        <w:shd w:val="clear" w:color="auto" w:fill="FFFFFF"/>
        <w:spacing w:after="150" w:afterAutospacing="0" w:line="255" w:lineRule="atLeast"/>
        <w:rPr>
          <w:ins w:id="1288" w:author="Gernot Starke" w:date="2012-06-08T16:58:00Z"/>
          <w:del w:id="1289" w:author="Mark Warneke" w:date="2015-05-25T13:05:00Z"/>
          <w:rFonts w:ascii="Arial" w:hAnsi="Arial" w:cs="Arial"/>
          <w:color w:val="333333"/>
        </w:rPr>
      </w:pPr>
      <w:ins w:id="1290" w:author="Gernot Starke" w:date="2012-06-08T16:58:00Z">
        <w:del w:id="1291" w:author="Mark Warneke" w:date="2015-05-25T13:05:00Z">
          <w:r w:rsidDel="00AB0116">
            <w:rPr>
              <w:rStyle w:val="apple-tab-span"/>
              <w:rFonts w:ascii="Arial" w:hAnsi="Arial" w:cs="Arial"/>
              <w:color w:val="333333"/>
            </w:rPr>
            <w:delText>  </w:delText>
          </w:r>
          <w:r w:rsidDel="00AB0116">
            <w:rPr>
              <w:rFonts w:ascii="Arial" w:hAnsi="Arial" w:cs="Arial"/>
              <w:color w:val="333333"/>
            </w:rPr>
            <w:delText>Zeitliche Einschränkungen</w:delText>
          </w:r>
        </w:del>
      </w:ins>
    </w:p>
    <w:p w14:paraId="31B6AE75" w14:textId="3D694B16" w:rsidR="00070AF2" w:rsidDel="00AB0116" w:rsidRDefault="00070AF2" w:rsidP="00070AF2">
      <w:pPr>
        <w:pStyle w:val="p3"/>
        <w:shd w:val="clear" w:color="auto" w:fill="FFFFFF"/>
        <w:spacing w:after="150" w:afterAutospacing="0" w:line="255" w:lineRule="atLeast"/>
        <w:rPr>
          <w:ins w:id="1292" w:author="Gernot Starke" w:date="2012-06-08T16:58:00Z"/>
          <w:del w:id="1293" w:author="Mark Warneke" w:date="2015-05-25T13:05:00Z"/>
          <w:rFonts w:ascii="Arial" w:hAnsi="Arial" w:cs="Arial"/>
          <w:color w:val="333333"/>
        </w:rPr>
      </w:pPr>
      <w:ins w:id="1294" w:author="Gernot Starke" w:date="2012-06-08T16:58:00Z">
        <w:del w:id="1295" w:author="Mark Warneke" w:date="2015-05-25T13:05:00Z">
          <w:r w:rsidDel="00AB0116">
            <w:rPr>
              <w:rStyle w:val="apple-tab-span"/>
              <w:rFonts w:ascii="Arial" w:hAnsi="Arial" w:cs="Arial"/>
              <w:color w:val="333333"/>
            </w:rPr>
            <w:delText>  </w:delText>
          </w:r>
          <w:r w:rsidDel="00AB0116">
            <w:rPr>
              <w:rFonts w:ascii="Arial" w:hAnsi="Arial" w:cs="Arial"/>
              <w:color w:val="333333"/>
            </w:rPr>
            <w:delText>Parallele Benutzung</w:delText>
          </w:r>
        </w:del>
      </w:ins>
    </w:p>
    <w:p w14:paraId="484F840A" w14:textId="3F08EBC0" w:rsidR="00070AF2" w:rsidDel="00AB0116" w:rsidRDefault="00070AF2" w:rsidP="00070AF2">
      <w:pPr>
        <w:pStyle w:val="p3"/>
        <w:shd w:val="clear" w:color="auto" w:fill="FFFFFF"/>
        <w:spacing w:after="150" w:afterAutospacing="0" w:line="255" w:lineRule="atLeast"/>
        <w:rPr>
          <w:ins w:id="1296" w:author="Gernot Starke" w:date="2012-06-08T16:58:00Z"/>
          <w:del w:id="1297" w:author="Mark Warneke" w:date="2015-05-25T13:05:00Z"/>
          <w:rFonts w:ascii="Arial" w:hAnsi="Arial" w:cs="Arial"/>
          <w:color w:val="333333"/>
        </w:rPr>
      </w:pPr>
      <w:ins w:id="1298" w:author="Gernot Starke" w:date="2012-06-08T16:58:00Z">
        <w:del w:id="1299" w:author="Mark Warneke" w:date="2015-05-25T13:05:00Z">
          <w:r w:rsidDel="00AB0116">
            <w:rPr>
              <w:rStyle w:val="apple-tab-span"/>
              <w:rFonts w:ascii="Arial" w:hAnsi="Arial" w:cs="Arial"/>
              <w:color w:val="333333"/>
            </w:rPr>
            <w:delText>  </w:delText>
          </w:r>
          <w:r w:rsidDel="00AB0116">
            <w:rPr>
              <w:rFonts w:ascii="Arial" w:hAnsi="Arial" w:cs="Arial"/>
              <w:color w:val="333333"/>
            </w:rPr>
            <w:delText>Voraussetzungen zur Nutzung</w:delText>
          </w:r>
        </w:del>
      </w:ins>
    </w:p>
    <w:p w14:paraId="2D893CB0" w14:textId="0C2CD1BA" w:rsidR="00070AF2" w:rsidRPr="00070AF2" w:rsidDel="00AB0116" w:rsidRDefault="00070AF2" w:rsidP="00070AF2">
      <w:pPr>
        <w:pStyle w:val="Heading4"/>
        <w:shd w:val="clear" w:color="auto" w:fill="FFFFFF"/>
        <w:spacing w:before="288" w:after="72"/>
        <w:rPr>
          <w:ins w:id="1300" w:author="Gernot Starke" w:date="2012-06-08T16:58:00Z"/>
          <w:del w:id="1301" w:author="Mark Warneke" w:date="2015-05-25T13:05:00Z"/>
          <w:rFonts w:cs="Arial"/>
          <w:color w:val="000000"/>
        </w:rPr>
      </w:pPr>
      <w:ins w:id="1302" w:author="Gernot Starke" w:date="2012-06-08T16:58:00Z">
        <w:del w:id="1303" w:author="Mark Warneke" w:date="2015-05-25T13:05:00Z">
          <w:r w:rsidRPr="00070AF2" w:rsidDel="00AB0116">
            <w:delText>Betrieb der Schnittstelle</w:delText>
          </w:r>
        </w:del>
      </w:ins>
    </w:p>
    <w:p w14:paraId="04EA099A" w14:textId="77777777" w:rsidR="00070AF2" w:rsidRDefault="00070AF2" w:rsidP="00070AF2">
      <w:pPr>
        <w:pStyle w:val="NormalWeb"/>
        <w:shd w:val="clear" w:color="auto" w:fill="FFFFFF"/>
        <w:spacing w:after="150" w:afterAutospacing="0" w:line="255" w:lineRule="atLeast"/>
        <w:rPr>
          <w:ins w:id="1304" w:author="Gernot Starke" w:date="2012-06-08T16:58:00Z"/>
          <w:color w:val="333333"/>
        </w:rPr>
      </w:pPr>
    </w:p>
    <w:p w14:paraId="217F0E5F" w14:textId="3FB8C0B7" w:rsidR="00070AF2" w:rsidRPr="00070AF2" w:rsidDel="00AB0116" w:rsidRDefault="00070AF2" w:rsidP="00070AF2">
      <w:pPr>
        <w:pStyle w:val="Heading4"/>
        <w:shd w:val="clear" w:color="auto" w:fill="FFFFFF"/>
        <w:spacing w:before="288" w:after="72"/>
        <w:rPr>
          <w:ins w:id="1305" w:author="Gernot Starke" w:date="2012-06-08T16:58:00Z"/>
          <w:del w:id="1306" w:author="Mark Warneke" w:date="2015-05-25T13:05:00Z"/>
          <w:rFonts w:cs="Arial"/>
          <w:color w:val="000000"/>
        </w:rPr>
      </w:pPr>
      <w:ins w:id="1307" w:author="Gernot Starke" w:date="2012-06-08T16:58:00Z">
        <w:del w:id="1308" w:author="Mark Warneke" w:date="2015-05-25T13:05:00Z">
          <w:r w:rsidRPr="00070AF2" w:rsidDel="00AB0116">
            <w:delText>Metainformationen der Schnittstelle</w:delText>
          </w:r>
        </w:del>
      </w:ins>
    </w:p>
    <w:p w14:paraId="2257198C" w14:textId="2DC5FFE1" w:rsidR="00070AF2" w:rsidDel="00AB0116" w:rsidRDefault="00070AF2" w:rsidP="00070AF2">
      <w:pPr>
        <w:pStyle w:val="p3"/>
        <w:shd w:val="clear" w:color="auto" w:fill="FFFFFF"/>
        <w:spacing w:after="150" w:afterAutospacing="0" w:line="255" w:lineRule="atLeast"/>
        <w:rPr>
          <w:ins w:id="1309" w:author="Gernot Starke" w:date="2012-06-08T16:58:00Z"/>
          <w:del w:id="1310" w:author="Mark Warneke" w:date="2015-05-25T13:05:00Z"/>
          <w:rFonts w:ascii="Arial" w:hAnsi="Arial" w:cs="Arial"/>
          <w:color w:val="333333"/>
        </w:rPr>
      </w:pPr>
      <w:ins w:id="1311" w:author="Gernot Starke" w:date="2012-06-08T16:58:00Z">
        <w:del w:id="1312" w:author="Mark Warneke" w:date="2015-05-25T13:05:00Z">
          <w:r w:rsidDel="00AB0116">
            <w:rPr>
              <w:rFonts w:ascii="Arial" w:hAnsi="Arial" w:cs="Arial"/>
              <w:color w:val="333333"/>
            </w:rPr>
            <w:delText>Verantwortliche</w:delText>
          </w:r>
        </w:del>
      </w:ins>
    </w:p>
    <w:p w14:paraId="027BCAD5" w14:textId="1FF61496" w:rsidR="00070AF2" w:rsidDel="00AB0116" w:rsidRDefault="00070AF2" w:rsidP="00070AF2">
      <w:pPr>
        <w:pStyle w:val="p3"/>
        <w:shd w:val="clear" w:color="auto" w:fill="FFFFFF"/>
        <w:spacing w:after="150" w:afterAutospacing="0" w:line="255" w:lineRule="atLeast"/>
        <w:rPr>
          <w:ins w:id="1313" w:author="Gernot Starke" w:date="2012-06-08T16:58:00Z"/>
          <w:del w:id="1314" w:author="Mark Warneke" w:date="2015-05-25T13:05:00Z"/>
          <w:rFonts w:ascii="Arial" w:hAnsi="Arial" w:cs="Arial"/>
          <w:color w:val="333333"/>
        </w:rPr>
      </w:pPr>
      <w:ins w:id="1315" w:author="Gernot Starke" w:date="2012-06-08T16:58:00Z">
        <w:del w:id="1316" w:author="Mark Warneke" w:date="2015-05-25T13:05:00Z">
          <w:r w:rsidDel="00AB0116">
            <w:rPr>
              <w:rFonts w:ascii="Arial" w:hAnsi="Arial" w:cs="Arial"/>
              <w:color w:val="333333"/>
            </w:rPr>
            <w:delText>Kosten der Nutzung</w:delText>
          </w:r>
        </w:del>
      </w:ins>
    </w:p>
    <w:p w14:paraId="6220FEFB" w14:textId="3E807AA9" w:rsidR="00070AF2" w:rsidDel="00AB0116" w:rsidRDefault="00070AF2" w:rsidP="00070AF2">
      <w:pPr>
        <w:pStyle w:val="p3"/>
        <w:shd w:val="clear" w:color="auto" w:fill="FFFFFF"/>
        <w:spacing w:after="150" w:afterAutospacing="0" w:line="255" w:lineRule="atLeast"/>
        <w:rPr>
          <w:ins w:id="1317" w:author="Gernot Starke" w:date="2012-06-08T16:58:00Z"/>
          <w:del w:id="1318" w:author="Mark Warneke" w:date="2015-05-25T13:05:00Z"/>
          <w:rFonts w:ascii="Arial" w:hAnsi="Arial" w:cs="Arial"/>
          <w:color w:val="333333"/>
        </w:rPr>
      </w:pPr>
      <w:ins w:id="1319" w:author="Gernot Starke" w:date="2012-06-08T16:58:00Z">
        <w:del w:id="1320" w:author="Mark Warneke" w:date="2015-05-25T13:05:00Z">
          <w:r w:rsidDel="00AB0116">
            <w:rPr>
              <w:rFonts w:ascii="Arial" w:hAnsi="Arial" w:cs="Arial"/>
              <w:color w:val="333333"/>
            </w:rPr>
            <w:delText>Organisatorisches</w:delText>
          </w:r>
        </w:del>
      </w:ins>
    </w:p>
    <w:p w14:paraId="26E2C678" w14:textId="61EE79C3" w:rsidR="00070AF2" w:rsidDel="00AB0116" w:rsidRDefault="00070AF2" w:rsidP="00070AF2">
      <w:pPr>
        <w:pStyle w:val="p3"/>
        <w:shd w:val="clear" w:color="auto" w:fill="FFFFFF"/>
        <w:spacing w:after="150" w:afterAutospacing="0" w:line="255" w:lineRule="atLeast"/>
        <w:rPr>
          <w:ins w:id="1321" w:author="Gernot Starke" w:date="2012-06-08T16:58:00Z"/>
          <w:del w:id="1322" w:author="Mark Warneke" w:date="2015-05-25T13:05:00Z"/>
          <w:rFonts w:ascii="Arial" w:hAnsi="Arial" w:cs="Arial"/>
          <w:color w:val="333333"/>
        </w:rPr>
      </w:pPr>
      <w:ins w:id="1323" w:author="Gernot Starke" w:date="2012-06-08T16:58:00Z">
        <w:del w:id="1324" w:author="Mark Warneke" w:date="2015-05-25T13:05:00Z">
          <w:r w:rsidDel="00AB0116">
            <w:rPr>
              <w:rFonts w:ascii="Arial" w:hAnsi="Arial" w:cs="Arial"/>
              <w:color w:val="333333"/>
            </w:rPr>
            <w:delText>Versionierung</w:delText>
          </w:r>
        </w:del>
      </w:ins>
    </w:p>
    <w:p w14:paraId="64E4A78F" w14:textId="77777777" w:rsidR="00070AF2" w:rsidRPr="00070AF2" w:rsidRDefault="00070AF2" w:rsidP="00070AF2">
      <w:pPr>
        <w:pStyle w:val="Heading4"/>
        <w:shd w:val="clear" w:color="auto" w:fill="FFFFFF"/>
        <w:spacing w:before="288" w:after="72"/>
        <w:rPr>
          <w:ins w:id="1325" w:author="Gernot Starke" w:date="2012-06-08T16:58:00Z"/>
          <w:rFonts w:cs="Arial"/>
          <w:color w:val="000000"/>
        </w:rPr>
      </w:pPr>
      <w:ins w:id="1326" w:author="Gernot Starke" w:date="2012-06-08T16:58:00Z">
        <w:r w:rsidRPr="00070AF2">
          <w:t>Beispiele für Nutzung und Daten</w:t>
        </w:r>
      </w:ins>
    </w:p>
    <w:p w14:paraId="32FCFB1B" w14:textId="77777777" w:rsidR="00070AF2" w:rsidRDefault="00070AF2" w:rsidP="00070AF2">
      <w:pPr>
        <w:pStyle w:val="p3"/>
        <w:shd w:val="clear" w:color="auto" w:fill="FFFFFF"/>
        <w:spacing w:after="150" w:afterAutospacing="0" w:line="255" w:lineRule="atLeast"/>
        <w:rPr>
          <w:ins w:id="1327" w:author="Gernot Starke" w:date="2012-06-08T16:58:00Z"/>
          <w:rFonts w:ascii="Arial" w:hAnsi="Arial" w:cs="Arial"/>
          <w:color w:val="333333"/>
        </w:rPr>
      </w:pPr>
      <w:ins w:id="1328" w:author="Gernot Starke" w:date="2012-06-08T16:58:00Z">
        <w:r>
          <w:rPr>
            <w:rFonts w:ascii="Arial" w:hAnsi="Arial" w:cs="Arial"/>
            <w:color w:val="333333"/>
          </w:rPr>
          <w:t>Beispieldaten</w:t>
        </w:r>
      </w:ins>
    </w:p>
    <w:p w14:paraId="2E3A12B3" w14:textId="77777777" w:rsidR="00070AF2" w:rsidRDefault="00070AF2" w:rsidP="00070AF2">
      <w:pPr>
        <w:pStyle w:val="p3"/>
        <w:shd w:val="clear" w:color="auto" w:fill="FFFFFF"/>
        <w:spacing w:after="150" w:afterAutospacing="0" w:line="255" w:lineRule="atLeast"/>
        <w:rPr>
          <w:ins w:id="1329" w:author="Gernot Starke" w:date="2012-06-08T16:58:00Z"/>
          <w:rFonts w:ascii="Arial" w:hAnsi="Arial" w:cs="Arial"/>
          <w:color w:val="333333"/>
        </w:rPr>
      </w:pPr>
      <w:ins w:id="1330" w:author="Gernot Starke" w:date="2012-06-08T16:58:00Z">
        <w:r>
          <w:rPr>
            <w:rFonts w:ascii="Arial" w:hAnsi="Arial" w:cs="Arial"/>
            <w:color w:val="333333"/>
          </w:rPr>
          <w:t>Beispielabläufe / -interaktionen</w:t>
        </w:r>
      </w:ins>
    </w:p>
    <w:p w14:paraId="04EC3958" w14:textId="77777777" w:rsidR="00070AF2" w:rsidRDefault="00070AF2" w:rsidP="00070AF2">
      <w:pPr>
        <w:pStyle w:val="p3"/>
        <w:shd w:val="clear" w:color="auto" w:fill="FFFFFF"/>
        <w:spacing w:after="0" w:afterAutospacing="0" w:line="255" w:lineRule="atLeast"/>
        <w:rPr>
          <w:ins w:id="1331" w:author="Mark Warneke" w:date="2015-05-25T13:06:00Z"/>
          <w:rFonts w:ascii="Arial" w:hAnsi="Arial" w:cs="Arial"/>
          <w:color w:val="333333"/>
        </w:rPr>
      </w:pPr>
      <w:ins w:id="1332" w:author="Gernot Starke" w:date="2012-06-08T16:58:00Z">
        <w:r>
          <w:rPr>
            <w:rFonts w:ascii="Arial" w:hAnsi="Arial" w:cs="Arial"/>
            <w:color w:val="333333"/>
          </w:rPr>
          <w:t>Programmierbeispiele</w:t>
        </w:r>
      </w:ins>
    </w:p>
    <w:p w14:paraId="0BA639BD" w14:textId="77777777" w:rsidR="00AB0116" w:rsidRDefault="00AB0116" w:rsidP="00AB0116">
      <w:pPr>
        <w:pStyle w:val="Heading4"/>
        <w:shd w:val="clear" w:color="auto" w:fill="FFFFFF"/>
        <w:spacing w:before="288" w:after="72"/>
        <w:rPr>
          <w:ins w:id="1333" w:author="Mark Warneke" w:date="2015-05-25T13:06:00Z"/>
          <w:rFonts w:cs="Arial"/>
          <w:color w:val="000000"/>
        </w:rPr>
      </w:pPr>
      <w:ins w:id="1334" w:author="Mark Warneke" w:date="2015-05-25T13:06:00Z">
        <w:r>
          <w:rPr>
            <w:rFonts w:cs="Arial"/>
            <w:color w:val="000000"/>
          </w:rPr>
          <w:lastRenderedPageBreak/>
          <w:t>Identifikation der Schnittstelle</w:t>
        </w:r>
      </w:ins>
    </w:p>
    <w:tbl>
      <w:tblPr>
        <w:tblW w:w="0" w:type="auto"/>
        <w:tblCellMar>
          <w:left w:w="0" w:type="dxa"/>
          <w:right w:w="0" w:type="dxa"/>
        </w:tblCellMar>
        <w:tblLook w:val="04A0" w:firstRow="1" w:lastRow="0" w:firstColumn="1" w:lastColumn="0" w:noHBand="0" w:noVBand="1"/>
      </w:tblPr>
      <w:tblGrid>
        <w:gridCol w:w="3879"/>
        <w:gridCol w:w="2118"/>
      </w:tblGrid>
      <w:tr w:rsidR="00AB0116" w14:paraId="6534D262" w14:textId="77777777" w:rsidTr="00BA6029">
        <w:trPr>
          <w:ins w:id="1335" w:author="Mark Warneke" w:date="2015-05-25T13:06:00Z"/>
        </w:trPr>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301B2E6" w14:textId="77777777" w:rsidR="00AB0116" w:rsidRDefault="00AB0116" w:rsidP="00BA6029">
            <w:pPr>
              <w:spacing w:line="260" w:lineRule="atLeast"/>
              <w:rPr>
                <w:ins w:id="1336" w:author="Mark Warneke" w:date="2015-05-25T13:06:00Z"/>
                <w:rFonts w:ascii="Times" w:hAnsi="Times"/>
                <w:color w:val="333333"/>
              </w:rPr>
            </w:pPr>
            <w:ins w:id="1337" w:author="Mark Warneke" w:date="2015-05-25T13:06:00Z">
              <w:r>
                <w:rPr>
                  <w:color w:val="333333"/>
                </w:rPr>
                <w:t>Name / Bezeichnung der Schnittstelle</w:t>
              </w:r>
            </w:ins>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338CD9C" w14:textId="417E63C3" w:rsidR="00AB0116" w:rsidRPr="00BA6029" w:rsidRDefault="00AB0116" w:rsidP="00AB0116">
            <w:pPr>
              <w:spacing w:line="260" w:lineRule="atLeast"/>
              <w:rPr>
                <w:ins w:id="1338" w:author="Mark Warneke" w:date="2015-05-25T13:06:00Z"/>
                <w:color w:val="333333"/>
              </w:rPr>
            </w:pPr>
            <w:ins w:id="1339" w:author="Mark Warneke" w:date="2015-05-25T13:07:00Z">
              <w:r>
                <w:rPr>
                  <w:color w:val="333333"/>
                </w:rPr>
                <w:t xml:space="preserve">Messaging </w:t>
              </w:r>
              <w:proofErr w:type="spellStart"/>
              <w:r>
                <w:rPr>
                  <w:color w:val="333333"/>
                </w:rPr>
                <w:t>Serivice</w:t>
              </w:r>
            </w:ins>
            <w:proofErr w:type="spellEnd"/>
          </w:p>
        </w:tc>
      </w:tr>
      <w:tr w:rsidR="00AB0116" w14:paraId="22AE2522" w14:textId="77777777" w:rsidTr="00BA6029">
        <w:trPr>
          <w:ins w:id="1340" w:author="Mark Warneke" w:date="2015-05-25T13:06:00Z"/>
        </w:trPr>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677DBFC" w14:textId="77777777" w:rsidR="00AB0116" w:rsidRDefault="00AB0116" w:rsidP="00BA6029">
            <w:pPr>
              <w:spacing w:line="260" w:lineRule="atLeast"/>
              <w:rPr>
                <w:ins w:id="1341" w:author="Mark Warneke" w:date="2015-05-25T13:06:00Z"/>
                <w:rFonts w:ascii="Times" w:hAnsi="Times"/>
                <w:color w:val="333333"/>
              </w:rPr>
            </w:pPr>
            <w:ins w:id="1342" w:author="Mark Warneke" w:date="2015-05-25T13:06:00Z">
              <w:r>
                <w:rPr>
                  <w:color w:val="333333"/>
                </w:rPr>
                <w:t>Version</w:t>
              </w:r>
            </w:ins>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F3F18FB" w14:textId="0B8C5D1C" w:rsidR="00AB0116" w:rsidRDefault="00AB0116" w:rsidP="00BA6029">
            <w:pPr>
              <w:spacing w:line="260" w:lineRule="atLeast"/>
              <w:rPr>
                <w:ins w:id="1343" w:author="Mark Warneke" w:date="2015-05-25T13:06:00Z"/>
                <w:rFonts w:ascii="Times" w:hAnsi="Times"/>
                <w:color w:val="333333"/>
              </w:rPr>
            </w:pPr>
          </w:p>
        </w:tc>
      </w:tr>
    </w:tbl>
    <w:p w14:paraId="0DD35BED" w14:textId="77777777" w:rsidR="00AB0116" w:rsidRDefault="00AB0116" w:rsidP="00AB0116">
      <w:pPr>
        <w:pStyle w:val="NormalWeb"/>
        <w:shd w:val="clear" w:color="auto" w:fill="FFFFFF"/>
        <w:spacing w:after="150" w:afterAutospacing="0" w:line="255" w:lineRule="atLeast"/>
        <w:rPr>
          <w:ins w:id="1344" w:author="Mark Warneke" w:date="2015-05-25T13:07:00Z"/>
          <w:rStyle w:val="apple-tab-span"/>
          <w:color w:val="333333"/>
        </w:rPr>
      </w:pPr>
      <w:ins w:id="1345" w:author="Mark Warneke" w:date="2015-05-25T13:06:00Z">
        <w:r>
          <w:rPr>
            <w:rStyle w:val="apple-tab-span"/>
            <w:color w:val="333333"/>
          </w:rPr>
          <w:t>  </w:t>
        </w:r>
      </w:ins>
    </w:p>
    <w:p w14:paraId="17ABDCA9" w14:textId="77777777" w:rsidR="00AB0116" w:rsidRDefault="00AB0116" w:rsidP="00AB0116">
      <w:pPr>
        <w:pStyle w:val="Heading4"/>
        <w:shd w:val="clear" w:color="auto" w:fill="FFFFFF"/>
        <w:spacing w:before="288" w:after="72"/>
        <w:rPr>
          <w:ins w:id="1346" w:author="Mark Warneke" w:date="2015-05-25T13:07:00Z"/>
          <w:rFonts w:cs="Arial"/>
          <w:color w:val="000000"/>
        </w:rPr>
      </w:pPr>
      <w:ins w:id="1347" w:author="Mark Warneke" w:date="2015-05-25T13:07:00Z">
        <w:r>
          <w:rPr>
            <w:rFonts w:cs="Arial"/>
            <w:color w:val="000000"/>
          </w:rPr>
          <w:t>Identifikation der Schnittstelle</w:t>
        </w:r>
      </w:ins>
    </w:p>
    <w:tbl>
      <w:tblPr>
        <w:tblW w:w="0" w:type="auto"/>
        <w:tblCellMar>
          <w:left w:w="0" w:type="dxa"/>
          <w:right w:w="0" w:type="dxa"/>
        </w:tblCellMar>
        <w:tblLook w:val="04A0" w:firstRow="1" w:lastRow="0" w:firstColumn="1" w:lastColumn="0" w:noHBand="0" w:noVBand="1"/>
      </w:tblPr>
      <w:tblGrid>
        <w:gridCol w:w="3879"/>
        <w:gridCol w:w="1592"/>
      </w:tblGrid>
      <w:tr w:rsidR="00AB0116" w14:paraId="618F5250" w14:textId="77777777" w:rsidTr="00BA6029">
        <w:trPr>
          <w:ins w:id="1348" w:author="Mark Warneke" w:date="2015-05-25T13:07:00Z"/>
        </w:trPr>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73D0C1F" w14:textId="77777777" w:rsidR="00AB0116" w:rsidRDefault="00AB0116" w:rsidP="00BA6029">
            <w:pPr>
              <w:spacing w:line="260" w:lineRule="atLeast"/>
              <w:rPr>
                <w:ins w:id="1349" w:author="Mark Warneke" w:date="2015-05-25T13:07:00Z"/>
                <w:rFonts w:ascii="Times" w:hAnsi="Times"/>
                <w:color w:val="333333"/>
              </w:rPr>
            </w:pPr>
            <w:ins w:id="1350" w:author="Mark Warneke" w:date="2015-05-25T13:07:00Z">
              <w:r>
                <w:rPr>
                  <w:color w:val="333333"/>
                </w:rPr>
                <w:t>Name / Bezeichnung der Schnittstelle</w:t>
              </w:r>
            </w:ins>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C06DB1A" w14:textId="36A21B8C" w:rsidR="00AB0116" w:rsidRPr="00BA6029" w:rsidRDefault="00AB0116" w:rsidP="00AB0116">
            <w:pPr>
              <w:spacing w:line="260" w:lineRule="atLeast"/>
              <w:rPr>
                <w:ins w:id="1351" w:author="Mark Warneke" w:date="2015-05-25T13:07:00Z"/>
                <w:color w:val="333333"/>
              </w:rPr>
            </w:pPr>
            <w:ins w:id="1352" w:author="Mark Warneke" w:date="2015-05-25T13:07:00Z">
              <w:r>
                <w:rPr>
                  <w:color w:val="333333"/>
                </w:rPr>
                <w:t>Android Client</w:t>
              </w:r>
            </w:ins>
          </w:p>
        </w:tc>
      </w:tr>
      <w:tr w:rsidR="00AB0116" w14:paraId="445784CC" w14:textId="77777777" w:rsidTr="00BA6029">
        <w:trPr>
          <w:ins w:id="1353" w:author="Mark Warneke" w:date="2015-05-25T13:07:00Z"/>
        </w:trPr>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15EC64B" w14:textId="77777777" w:rsidR="00AB0116" w:rsidRDefault="00AB0116" w:rsidP="00BA6029">
            <w:pPr>
              <w:spacing w:line="260" w:lineRule="atLeast"/>
              <w:rPr>
                <w:ins w:id="1354" w:author="Mark Warneke" w:date="2015-05-25T13:07:00Z"/>
                <w:rFonts w:ascii="Times" w:hAnsi="Times"/>
                <w:color w:val="333333"/>
              </w:rPr>
            </w:pPr>
            <w:ins w:id="1355" w:author="Mark Warneke" w:date="2015-05-25T13:07:00Z">
              <w:r>
                <w:rPr>
                  <w:color w:val="333333"/>
                </w:rPr>
                <w:t>Version</w:t>
              </w:r>
            </w:ins>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BE9D32F" w14:textId="5A5F8CA9" w:rsidR="00AB0116" w:rsidRDefault="00AB0116" w:rsidP="00BA6029">
            <w:pPr>
              <w:spacing w:line="260" w:lineRule="atLeast"/>
              <w:rPr>
                <w:ins w:id="1356" w:author="Mark Warneke" w:date="2015-05-25T13:07:00Z"/>
                <w:rFonts w:ascii="Times" w:hAnsi="Times"/>
                <w:color w:val="333333"/>
              </w:rPr>
            </w:pPr>
          </w:p>
        </w:tc>
      </w:tr>
    </w:tbl>
    <w:p w14:paraId="6C8E5977" w14:textId="77777777" w:rsidR="00AB0116" w:rsidRDefault="00AB0116" w:rsidP="00AB0116">
      <w:pPr>
        <w:pStyle w:val="NormalWeb"/>
        <w:shd w:val="clear" w:color="auto" w:fill="FFFFFF"/>
        <w:spacing w:after="150" w:afterAutospacing="0" w:line="255" w:lineRule="atLeast"/>
        <w:rPr>
          <w:ins w:id="1357" w:author="Mark Warneke" w:date="2015-05-25T13:07:00Z"/>
          <w:color w:val="333333"/>
        </w:rPr>
      </w:pPr>
      <w:ins w:id="1358" w:author="Mark Warneke" w:date="2015-05-25T13:07:00Z">
        <w:r>
          <w:rPr>
            <w:rStyle w:val="apple-tab-span"/>
            <w:color w:val="333333"/>
          </w:rPr>
          <w:t>  </w:t>
        </w:r>
      </w:ins>
    </w:p>
    <w:p w14:paraId="27D30C30" w14:textId="77777777" w:rsidR="00AB0116" w:rsidRDefault="00AB0116" w:rsidP="00AB0116">
      <w:pPr>
        <w:pStyle w:val="NormalWeb"/>
        <w:shd w:val="clear" w:color="auto" w:fill="FFFFFF"/>
        <w:spacing w:after="150" w:afterAutospacing="0" w:line="255" w:lineRule="atLeast"/>
        <w:rPr>
          <w:ins w:id="1359" w:author="Mark Warneke" w:date="2015-05-25T13:06:00Z"/>
          <w:color w:val="333333"/>
        </w:rPr>
      </w:pPr>
    </w:p>
    <w:p w14:paraId="0FBEEEF7" w14:textId="77777777" w:rsidR="00AB0116" w:rsidRDefault="00AB0116" w:rsidP="00070AF2">
      <w:pPr>
        <w:pStyle w:val="p3"/>
        <w:shd w:val="clear" w:color="auto" w:fill="FFFFFF"/>
        <w:spacing w:after="0" w:afterAutospacing="0" w:line="255" w:lineRule="atLeast"/>
        <w:rPr>
          <w:ins w:id="1360" w:author="Gernot Starke" w:date="2012-06-08T16:58:00Z"/>
          <w:rFonts w:ascii="Arial" w:hAnsi="Arial" w:cs="Arial"/>
          <w:color w:val="333333"/>
        </w:rPr>
      </w:pPr>
    </w:p>
    <w:p w14:paraId="3604F5C3" w14:textId="77777777" w:rsidR="00070AF2" w:rsidRPr="00070AF2" w:rsidRDefault="00070AF2" w:rsidP="00070AF2"/>
    <w:p w14:paraId="3A14F7A4" w14:textId="61FD0F7E" w:rsidR="00E864AB" w:rsidRPr="00D62916" w:rsidRDefault="00E864AB" w:rsidP="00E864AB">
      <w:pPr>
        <w:pStyle w:val="Heading1"/>
      </w:pPr>
      <w:bookmarkStart w:id="1361" w:name="_Toc188159230"/>
      <w:bookmarkEnd w:id="1139"/>
      <w:bookmarkEnd w:id="1140"/>
      <w:bookmarkEnd w:id="1147"/>
      <w:bookmarkEnd w:id="1148"/>
      <w:r>
        <w:t>Lösungsstrategie</w:t>
      </w:r>
      <w:bookmarkEnd w:id="1361"/>
    </w:p>
    <w:p w14:paraId="516D2FE9" w14:textId="77777777" w:rsidR="00E864AB" w:rsidRPr="00213360" w:rsidRDefault="00E864AB" w:rsidP="00E864AB">
      <w:pPr>
        <w:pStyle w:val="Erluterungberschrift"/>
        <w:rPr>
          <w:vanish w:val="0"/>
        </w:rPr>
      </w:pPr>
      <w:bookmarkStart w:id="1362" w:name="OLE_LINK1"/>
      <w:bookmarkStart w:id="1363" w:name="OLE_LINK2"/>
      <w:bookmarkStart w:id="1364" w:name="OLE_LINK3"/>
      <w:bookmarkStart w:id="1365" w:name="OLE_LINK4"/>
      <w:bookmarkStart w:id="1366" w:name="OLE_LINK67"/>
      <w:bookmarkStart w:id="1367" w:name="OLE_LINK68"/>
      <w:r w:rsidRPr="00213360">
        <w:rPr>
          <w:vanish w:val="0"/>
        </w:rPr>
        <w:t>Inhalt</w:t>
      </w:r>
    </w:p>
    <w:p w14:paraId="64D3D59C" w14:textId="6D0F730E" w:rsidR="00E864AB" w:rsidRPr="00213360" w:rsidRDefault="0047221F" w:rsidP="00E864AB">
      <w:pPr>
        <w:pStyle w:val="Erluterungstext"/>
        <w:rPr>
          <w:vanish w:val="0"/>
        </w:rPr>
      </w:pPr>
      <w:r w:rsidRPr="00213360">
        <w:rPr>
          <w:vanish w:val="0"/>
        </w:rPr>
        <w:t>Kurzer Überblick über Ihre grundlegenden Entscheidungen und Lösungsansätze, die jeder, der mit der Architektur zu tun hat, verstanden haben sollte.</w:t>
      </w:r>
    </w:p>
    <w:p w14:paraId="2DB6A4F4" w14:textId="77777777" w:rsidR="00E864AB" w:rsidRPr="00213360" w:rsidRDefault="00E864AB" w:rsidP="00E864AB">
      <w:pPr>
        <w:pStyle w:val="Erluterungberschrift"/>
        <w:rPr>
          <w:vanish w:val="0"/>
        </w:rPr>
      </w:pPr>
      <w:r w:rsidRPr="00213360">
        <w:rPr>
          <w:vanish w:val="0"/>
        </w:rPr>
        <w:t>Motivation</w:t>
      </w:r>
    </w:p>
    <w:p w14:paraId="52E2F1F7" w14:textId="68C610B4" w:rsidR="00E864AB" w:rsidRPr="00213360" w:rsidRDefault="0047221F" w:rsidP="00E864AB">
      <w:pPr>
        <w:pStyle w:val="Erluterungstext"/>
        <w:rPr>
          <w:vanish w:val="0"/>
        </w:rPr>
      </w:pPr>
      <w:r w:rsidRPr="00213360">
        <w:rPr>
          <w:vanish w:val="0"/>
        </w:rPr>
        <w:t xml:space="preserve">Dieses Kapitel motiviert übergreifend </w:t>
      </w:r>
      <w:r w:rsidR="00FC0960" w:rsidRPr="00213360">
        <w:rPr>
          <w:vanish w:val="0"/>
        </w:rPr>
        <w:t xml:space="preserve">die zentralen Gestaltungskriterien für Ihre Architektur. Beschränken Sie sich hier auf das Wesentliche. Detailentscheidungen können immer noch bei den einzelnen Bausteinen oder im Kapitel 10 festgehalten werden. Das Kapitel soll </w:t>
      </w:r>
      <w:r w:rsidR="00A61C42" w:rsidRPr="00213360">
        <w:rPr>
          <w:vanish w:val="0"/>
        </w:rPr>
        <w:t>Ihren</w:t>
      </w:r>
      <w:r w:rsidR="00FC0960" w:rsidRPr="00213360">
        <w:rPr>
          <w:vanish w:val="0"/>
        </w:rPr>
        <w:t xml:space="preserve"> Leser</w:t>
      </w:r>
      <w:r w:rsidR="00A61C42" w:rsidRPr="00213360">
        <w:rPr>
          <w:vanish w:val="0"/>
        </w:rPr>
        <w:t>n</w:t>
      </w:r>
      <w:r w:rsidR="00FC0960" w:rsidRPr="00213360">
        <w:rPr>
          <w:vanish w:val="0"/>
        </w:rPr>
        <w:t xml:space="preserve"> </w:t>
      </w:r>
      <w:r w:rsidR="00A61C42" w:rsidRPr="00213360">
        <w:rPr>
          <w:vanish w:val="0"/>
        </w:rPr>
        <w:t xml:space="preserve">die </w:t>
      </w:r>
      <w:r w:rsidR="00FC0960" w:rsidRPr="00213360">
        <w:rPr>
          <w:vanish w:val="0"/>
        </w:rPr>
        <w:t>gewählte Strategie verdeutlichen.</w:t>
      </w:r>
    </w:p>
    <w:p w14:paraId="50A27875" w14:textId="03F3F374" w:rsidR="00213360" w:rsidRPr="00213360" w:rsidRDefault="00E864AB" w:rsidP="00E864AB">
      <w:pPr>
        <w:pStyle w:val="Erluterungberschrift"/>
        <w:rPr>
          <w:vanish w:val="0"/>
        </w:rPr>
      </w:pPr>
      <w:r w:rsidRPr="00213360">
        <w:rPr>
          <w:vanish w:val="0"/>
        </w:rPr>
        <w:t>Form</w:t>
      </w:r>
    </w:p>
    <w:p w14:paraId="54C516B5" w14:textId="15292120" w:rsidR="00E864AB" w:rsidRPr="00213360" w:rsidRDefault="0047221F" w:rsidP="00E864AB">
      <w:pPr>
        <w:pStyle w:val="Erluterungstext"/>
        <w:rPr>
          <w:vanish w:val="0"/>
        </w:rPr>
      </w:pPr>
      <w:r w:rsidRPr="00213360">
        <w:rPr>
          <w:vanish w:val="0"/>
        </w:rPr>
        <w:t xml:space="preserve">Fassen Sie auf wenigen Seiten die Beweggründe </w:t>
      </w:r>
      <w:r w:rsidR="00FC0960" w:rsidRPr="00213360">
        <w:rPr>
          <w:vanish w:val="0"/>
        </w:rPr>
        <w:t>für zentrale Entwurfsentscheidungen zusammen. Motivieren Sie ausgehend von Aufgabenstellung, Qualitätszielen und Randbedingungen, was Sie</w:t>
      </w:r>
      <w:r w:rsidR="00417144">
        <w:rPr>
          <w:vanish w:val="0"/>
        </w:rPr>
        <w:t xml:space="preserve"> entsch</w:t>
      </w:r>
      <w:r w:rsidR="00FC0960" w:rsidRPr="00213360">
        <w:rPr>
          <w:vanish w:val="0"/>
        </w:rPr>
        <w:t>i</w:t>
      </w:r>
      <w:r w:rsidR="00417144">
        <w:rPr>
          <w:vanish w:val="0"/>
        </w:rPr>
        <w:t>e</w:t>
      </w:r>
      <w:r w:rsidR="00FC0960" w:rsidRPr="00213360">
        <w:rPr>
          <w:vanish w:val="0"/>
        </w:rPr>
        <w:t>den</w:t>
      </w:r>
      <w:r w:rsidR="00417144">
        <w:rPr>
          <w:vanish w:val="0"/>
        </w:rPr>
        <w:t xml:space="preserve"> haben und warum Sie so entschie</w:t>
      </w:r>
      <w:r w:rsidR="00FC0960" w:rsidRPr="00213360">
        <w:rPr>
          <w:vanish w:val="0"/>
        </w:rPr>
        <w:t>den haben. Verweisen Sie – wo nötig - auf weitere Ausführungen in Folgekapiteln.</w:t>
      </w:r>
    </w:p>
    <w:bookmarkEnd w:id="1362"/>
    <w:bookmarkEnd w:id="1363"/>
    <w:bookmarkEnd w:id="1364"/>
    <w:bookmarkEnd w:id="1365"/>
    <w:p w14:paraId="67ECC960" w14:textId="77777777" w:rsidR="00E864AB" w:rsidRPr="00D62916" w:rsidRDefault="00E864AB" w:rsidP="00E864AB"/>
    <w:p w14:paraId="01F65859" w14:textId="77777777" w:rsidR="00E864AB" w:rsidRPr="00D62916" w:rsidRDefault="00E864AB" w:rsidP="00E864AB">
      <w:pPr>
        <w:pStyle w:val="Heading1"/>
      </w:pPr>
      <w:bookmarkStart w:id="1368" w:name="_Toc161293445"/>
      <w:bookmarkStart w:id="1369" w:name="_Toc188159231"/>
      <w:bookmarkEnd w:id="1366"/>
      <w:bookmarkEnd w:id="1367"/>
      <w:r w:rsidRPr="00D62916">
        <w:t>Bausteinsicht</w:t>
      </w:r>
      <w:bookmarkEnd w:id="1368"/>
      <w:bookmarkEnd w:id="1369"/>
    </w:p>
    <w:p w14:paraId="62A7F418" w14:textId="77777777" w:rsidR="00E864AB" w:rsidRPr="006B0F7C" w:rsidRDefault="00E864AB" w:rsidP="00E864AB">
      <w:pPr>
        <w:pStyle w:val="Erluterungberschrift"/>
      </w:pPr>
      <w:bookmarkStart w:id="1370" w:name="OLE_LINK55"/>
      <w:bookmarkStart w:id="1371" w:name="OLE_LINK56"/>
      <w:r w:rsidRPr="006B0F7C">
        <w:t>Inhalt</w:t>
      </w:r>
    </w:p>
    <w:p w14:paraId="604C2B8A" w14:textId="77777777" w:rsidR="00E864AB" w:rsidRPr="006B0F7C" w:rsidRDefault="00E864AB" w:rsidP="00E864AB">
      <w:pPr>
        <w:pStyle w:val="Erluterungstext"/>
      </w:pPr>
      <w:r w:rsidRPr="006B0F7C">
        <w:t>Statische Zerlegung des Systems in Bausteine (Module, Komponenten, Subsysteme, Teilsysteme, Klassen, Interfaces, Pakete, Bibliotheken, Frameworks, Schichten, Partitionen, Tiers, Funktionen, Makros, Operationen, Datenstrukturen...) sowie deren Beziehungen.</w:t>
      </w:r>
    </w:p>
    <w:p w14:paraId="652F3069" w14:textId="77777777" w:rsidR="00E864AB" w:rsidRPr="006B0F7C" w:rsidRDefault="00E864AB" w:rsidP="00E864AB">
      <w:pPr>
        <w:pStyle w:val="Erluterungberschrift"/>
      </w:pPr>
      <w:r w:rsidRPr="006B0F7C">
        <w:t>Motivation</w:t>
      </w:r>
    </w:p>
    <w:p w14:paraId="5E611FD5" w14:textId="77777777" w:rsidR="00E864AB" w:rsidRPr="006B0F7C" w:rsidRDefault="00E864AB" w:rsidP="00E864AB">
      <w:pPr>
        <w:pStyle w:val="Erluterungstext"/>
      </w:pPr>
      <w:r w:rsidRPr="006B0F7C">
        <w:t>Dies ist die wichtigste Sicht, die in jeder Architekturdokumentation vorhanden sein muss. Wenn Sie es mit dem Hausbau vergleichen ist das der Grundrissplan.</w:t>
      </w:r>
    </w:p>
    <w:p w14:paraId="4F0F199A" w14:textId="77777777" w:rsidR="00E864AB" w:rsidRPr="006B0F7C" w:rsidRDefault="00E864AB" w:rsidP="00E864AB">
      <w:pPr>
        <w:pStyle w:val="Erluterungberschrift"/>
      </w:pPr>
      <w:r w:rsidRPr="006B0F7C">
        <w:t>Form</w:t>
      </w:r>
    </w:p>
    <w:p w14:paraId="11560004" w14:textId="77777777" w:rsidR="00E864AB" w:rsidRPr="006B0F7C" w:rsidRDefault="00E864AB" w:rsidP="00E864AB">
      <w:pPr>
        <w:pStyle w:val="Erluterungstext"/>
      </w:pPr>
      <w:r w:rsidRPr="006B0F7C">
        <w:lastRenderedPageBreak/>
        <w:t>Die Bausteinsicht ist eine hierarchische Sammlung von BlackBox- und White-Box- Beschreibungen (siehe Abbildung unten):</w:t>
      </w:r>
    </w:p>
    <w:bookmarkEnd w:id="1370"/>
    <w:bookmarkEnd w:id="1371"/>
    <w:p w14:paraId="2B4B4F7A" w14:textId="77777777" w:rsidR="00E864AB" w:rsidRPr="006B0F7C" w:rsidRDefault="00E864AB" w:rsidP="00E864AB">
      <w:pPr>
        <w:pStyle w:val="Erluterungstext"/>
      </w:pPr>
      <w:r>
        <w:rPr>
          <w:noProof/>
          <w:szCs w:val="2"/>
          <w:lang w:val="en-US" w:eastAsia="en-US"/>
        </w:rPr>
        <w:drawing>
          <wp:inline distT="0" distB="0" distL="0" distR="0" wp14:anchorId="3D752409" wp14:editId="51F43979">
            <wp:extent cx="6167120" cy="7833360"/>
            <wp:effectExtent l="0" t="0" r="508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7120" cy="7833360"/>
                    </a:xfrm>
                    <a:prstGeom prst="rect">
                      <a:avLst/>
                    </a:prstGeom>
                    <a:noFill/>
                    <a:ln>
                      <a:noFill/>
                    </a:ln>
                  </pic:spPr>
                </pic:pic>
              </a:graphicData>
            </a:graphic>
          </wp:inline>
        </w:drawing>
      </w:r>
    </w:p>
    <w:p w14:paraId="0334D3BD" w14:textId="77777777" w:rsidR="00E864AB" w:rsidRPr="006B0F7C" w:rsidRDefault="00E864AB" w:rsidP="00E864AB">
      <w:pPr>
        <w:pStyle w:val="Erluterungstext"/>
      </w:pPr>
      <w:bookmarkStart w:id="1372" w:name="OLE_LINK159"/>
      <w:bookmarkStart w:id="1373" w:name="OLE_LINK160"/>
      <w:r w:rsidRPr="006B0F7C">
        <w:t>Ebene 1 ist die White-Box-Beschreibung des Gesamtsystems (System under Development / SUD) mit den Black- Box- Beschreibungen der Bausteine des Gesamtsystems</w:t>
      </w:r>
    </w:p>
    <w:p w14:paraId="1CABBA07" w14:textId="77777777" w:rsidR="00E864AB" w:rsidRPr="006B0F7C" w:rsidRDefault="00E864AB" w:rsidP="00E864AB">
      <w:pPr>
        <w:pStyle w:val="Erluterungstext"/>
      </w:pPr>
      <w:r w:rsidRPr="006B0F7C">
        <w:lastRenderedPageBreak/>
        <w:t>Ebene 2 zoomt dann in die Bausteine der Ebene 1 hinein und ist somit die Sammlung aller White-Box- Beschreibungen der Bausteine der Ebene 1 zusammen mit den Black-Box-Beschreibungen der Bausteine der Ebene 2.</w:t>
      </w:r>
    </w:p>
    <w:bookmarkEnd w:id="1372"/>
    <w:bookmarkEnd w:id="1373"/>
    <w:p w14:paraId="030C5326" w14:textId="77777777" w:rsidR="00E864AB" w:rsidRPr="006B0F7C" w:rsidRDefault="00E864AB" w:rsidP="00E864AB">
      <w:pPr>
        <w:pStyle w:val="Erluterungstext"/>
      </w:pPr>
      <w:r w:rsidRPr="006B0F7C">
        <w:t>Ebene 3 zoomt in die alle Bausteine der Ebene 2 hinein, u.s.w.</w:t>
      </w:r>
    </w:p>
    <w:p w14:paraId="175C5076" w14:textId="77777777" w:rsidR="00E864AB" w:rsidRPr="006B0F7C" w:rsidRDefault="00E864AB" w:rsidP="00E864AB">
      <w:pPr>
        <w:pStyle w:val="Erluterungstext"/>
      </w:pPr>
      <w:r w:rsidRPr="006B0F7C">
        <w:t>============================</w:t>
      </w:r>
    </w:p>
    <w:p w14:paraId="4B87842B" w14:textId="637BEF1D" w:rsidR="00E864AB" w:rsidRPr="006B0F7C" w:rsidRDefault="00E864AB" w:rsidP="00E864AB">
      <w:pPr>
        <w:pStyle w:val="Erluterungberschrift"/>
      </w:pPr>
      <w:bookmarkStart w:id="1374" w:name="OLE_LINK161"/>
      <w:bookmarkStart w:id="1375" w:name="OLE_LINK162"/>
      <w:bookmarkStart w:id="1376" w:name="OLE_LINK163"/>
      <w:r w:rsidRPr="006B0F7C">
        <w:t>White</w:t>
      </w:r>
      <w:ins w:id="1377" w:author="Gernot Starke" w:date="2012-06-08T17:38:00Z">
        <w:r w:rsidR="00FB49C8">
          <w:t>b</w:t>
        </w:r>
      </w:ins>
      <w:del w:id="1378" w:author="Gernot Starke" w:date="2012-06-08T17:38:00Z">
        <w:r w:rsidRPr="006B0F7C" w:rsidDel="00FB49C8">
          <w:delText>-B</w:delText>
        </w:r>
      </w:del>
      <w:r w:rsidRPr="006B0F7C">
        <w:t>ox-Template:</w:t>
      </w:r>
    </w:p>
    <w:p w14:paraId="28E630E3" w14:textId="145C4CE3" w:rsidR="00E864AB" w:rsidRPr="006B0F7C" w:rsidRDefault="00E864AB" w:rsidP="00E864AB">
      <w:pPr>
        <w:pStyle w:val="Erluterungstext"/>
      </w:pPr>
      <w:r w:rsidRPr="006B0F7C">
        <w:t xml:space="preserve">Enthält mehrere Bausteine, zu denen Sie jeweils eine Black-Box Beschreibung </w:t>
      </w:r>
      <w:ins w:id="1379" w:author="Gernot Starke" w:date="2012-06-08T17:37:00Z">
        <w:r w:rsidR="00FB49C8">
          <w:t>erstellen</w:t>
        </w:r>
      </w:ins>
      <w:r w:rsidRPr="006B0F7C">
        <w:t>.</w:t>
      </w:r>
    </w:p>
    <w:p w14:paraId="24C4A799" w14:textId="77777777" w:rsidR="00FB49C8" w:rsidRDefault="00FB49C8" w:rsidP="00E864AB">
      <w:pPr>
        <w:pStyle w:val="Erluterungstext"/>
        <w:rPr>
          <w:ins w:id="1380" w:author="Gernot Starke" w:date="2012-06-08T17:37:00Z"/>
        </w:rPr>
      </w:pPr>
    </w:p>
    <w:p w14:paraId="3D33DC30" w14:textId="0992E586" w:rsidR="00FB49C8" w:rsidRDefault="00FB49C8">
      <w:pPr>
        <w:pStyle w:val="Erluterungberschrift"/>
        <w:rPr>
          <w:ins w:id="1381" w:author="Gernot Starke" w:date="2012-06-08T17:37:00Z"/>
        </w:rPr>
        <w:pPrChange w:id="1382" w:author="Gernot Starke" w:date="2012-06-08T17:38:00Z">
          <w:pPr>
            <w:pStyle w:val="Erluterungstext"/>
          </w:pPr>
        </w:pPrChange>
      </w:pPr>
      <w:ins w:id="1383" w:author="Gernot Starke" w:date="2012-06-08T17:37:00Z">
        <w:r>
          <w:t>Blackbox-Template</w:t>
        </w:r>
      </w:ins>
    </w:p>
    <w:p w14:paraId="21EE4CBC" w14:textId="24465E36" w:rsidR="00E864AB" w:rsidRPr="006B0F7C" w:rsidDel="00FB49C8" w:rsidRDefault="00E864AB" w:rsidP="00E864AB">
      <w:pPr>
        <w:pStyle w:val="Erluterungstext"/>
        <w:rPr>
          <w:del w:id="1384" w:author="Gernot Starke" w:date="2012-06-08T17:38:00Z"/>
        </w:rPr>
      </w:pPr>
      <w:del w:id="1385" w:author="Gernot Starke" w:date="2012-06-08T17:38:00Z">
        <w:r w:rsidRPr="006B0F7C" w:rsidDel="00FB49C8">
          <w:delText>Ein- oder mehrere Black-Box-Templates:</w:delText>
        </w:r>
      </w:del>
    </w:p>
    <w:p w14:paraId="4E027AB9" w14:textId="5ED71C3C" w:rsidR="00E864AB" w:rsidRPr="006B0F7C" w:rsidRDefault="00E864AB" w:rsidP="00E864AB">
      <w:pPr>
        <w:pStyle w:val="Erluterungstext"/>
      </w:pPr>
      <w:r w:rsidRPr="006B0F7C">
        <w:t xml:space="preserve">Für jeden Baustein aus dem White-Box-Template sollten </w:t>
      </w:r>
      <w:ins w:id="1386" w:author="Gernot Starke" w:date="2012-06-08T17:38:00Z">
        <w:r w:rsidR="00FB49C8">
          <w:t xml:space="preserve">Sie </w:t>
        </w:r>
      </w:ins>
      <w:r w:rsidRPr="006B0F7C">
        <w:t xml:space="preserve">folgende Angaben </w:t>
      </w:r>
      <w:del w:id="1387" w:author="Gernot Starke" w:date="2012-06-08T17:38:00Z">
        <w:r w:rsidRPr="006B0F7C" w:rsidDel="00FB49C8">
          <w:delText>gemacht werden</w:delText>
        </w:r>
      </w:del>
      <w:ins w:id="1388" w:author="Gernot Starke" w:date="2012-06-08T17:38:00Z">
        <w:r w:rsidR="00FB49C8">
          <w:t>machen</w:t>
        </w:r>
      </w:ins>
      <w:r w:rsidRPr="006B0F7C">
        <w:t>: (Kopieren Sie diese Punkte in die folgenden Unterkapitel)</w:t>
      </w:r>
    </w:p>
    <w:p w14:paraId="502AEE69" w14:textId="77777777" w:rsidR="00E864AB" w:rsidRPr="006B0F7C" w:rsidRDefault="00E864AB" w:rsidP="00E864AB">
      <w:pPr>
        <w:pStyle w:val="ErluterungstextBullets"/>
      </w:pPr>
      <w:r w:rsidRPr="006B0F7C">
        <w:t>Zweck / Verantwortlichkeit:</w:t>
      </w:r>
    </w:p>
    <w:p w14:paraId="1A091EDE" w14:textId="77777777" w:rsidR="00E864AB" w:rsidRPr="006B0F7C" w:rsidRDefault="00E864AB" w:rsidP="00E864AB">
      <w:pPr>
        <w:pStyle w:val="ErluterungstextBullets"/>
      </w:pPr>
      <w:r w:rsidRPr="006B0F7C">
        <w:t>Schnittstelle(n):</w:t>
      </w:r>
    </w:p>
    <w:p w14:paraId="6AF1F3A0" w14:textId="77777777" w:rsidR="00E864AB" w:rsidRPr="006B0F7C" w:rsidRDefault="00E864AB" w:rsidP="00E864AB">
      <w:pPr>
        <w:pStyle w:val="ErluterungstextBullets"/>
      </w:pPr>
      <w:r w:rsidRPr="006B0F7C">
        <w:t>Erfüllte Anforderungen:</w:t>
      </w:r>
    </w:p>
    <w:p w14:paraId="5F1C3E2E" w14:textId="77777777" w:rsidR="00E864AB" w:rsidRPr="006B0F7C" w:rsidRDefault="00E864AB" w:rsidP="00E864AB">
      <w:pPr>
        <w:pStyle w:val="ErluterungstextBullets"/>
      </w:pPr>
      <w:r w:rsidRPr="006B0F7C">
        <w:t>Ablageort / Datei:</w:t>
      </w:r>
    </w:p>
    <w:p w14:paraId="598A4AB1" w14:textId="77777777" w:rsidR="00E864AB" w:rsidRPr="006B0F7C" w:rsidRDefault="00E864AB" w:rsidP="00E864AB">
      <w:pPr>
        <w:pStyle w:val="ErluterungstextBullets"/>
      </w:pPr>
      <w:r w:rsidRPr="006B0F7C">
        <w:t>Sonstige Verwaltungsinformation: Autor, Version, Datum, Änderungshistorie</w:t>
      </w:r>
    </w:p>
    <w:bookmarkEnd w:id="1374"/>
    <w:bookmarkEnd w:id="1375"/>
    <w:bookmarkEnd w:id="1376"/>
    <w:p w14:paraId="29605C4B" w14:textId="77777777" w:rsidR="00E864AB" w:rsidRPr="00D62916" w:rsidRDefault="00E864AB" w:rsidP="00E864AB">
      <w:pPr>
        <w:spacing w:before="56" w:after="113"/>
        <w:rPr>
          <w:rFonts w:cs="Arial"/>
          <w:b/>
          <w:bCs/>
          <w:sz w:val="20"/>
        </w:rPr>
      </w:pPr>
    </w:p>
    <w:p w14:paraId="70C1639D" w14:textId="77777777" w:rsidR="00E864AB" w:rsidRPr="00D62916" w:rsidRDefault="00E864AB" w:rsidP="00E864AB">
      <w:pPr>
        <w:pStyle w:val="Heading2"/>
      </w:pPr>
      <w:bookmarkStart w:id="1389" w:name="_Toc161293446"/>
      <w:bookmarkStart w:id="1390" w:name="_Toc188159232"/>
      <w:bookmarkStart w:id="1391" w:name="OLE_LINK53"/>
      <w:bookmarkStart w:id="1392" w:name="OLE_LINK54"/>
      <w:r w:rsidRPr="00D62916">
        <w:t>Ebene 1</w:t>
      </w:r>
      <w:bookmarkEnd w:id="1389"/>
      <w:bookmarkEnd w:id="1390"/>
    </w:p>
    <w:p w14:paraId="46176AFB" w14:textId="77777777" w:rsidR="00E864AB" w:rsidRPr="00D62916" w:rsidRDefault="00E864AB" w:rsidP="00E864AB">
      <w:pPr>
        <w:pStyle w:val="Erluterungstext"/>
      </w:pPr>
      <w:r w:rsidRPr="00D62916">
        <w:t>An dieser Stelle beschreiben Sie die White-Box-Sicht der Ebene 1 gemäß dem Whitebox-Template. Die Struktur ist im folgenden bereits vorgegeben.</w:t>
      </w:r>
    </w:p>
    <w:p w14:paraId="0B6FFD39" w14:textId="77777777" w:rsidR="00E864AB" w:rsidRPr="00D62916" w:rsidRDefault="00E864AB" w:rsidP="00E864AB">
      <w:pPr>
        <w:pStyle w:val="Erluterungstext"/>
      </w:pPr>
      <w:r w:rsidRPr="00D62916">
        <w:t>Das Überblicksbild zeigt das Innenleben des Gesamtsystems in Form der Bausteine 1 - n, sowie deren Zusammenhänge und Abhängigkeiten.</w:t>
      </w:r>
    </w:p>
    <w:p w14:paraId="6252259C" w14:textId="77777777" w:rsidR="00E864AB" w:rsidRPr="00D62916" w:rsidRDefault="00E864AB" w:rsidP="00E864AB">
      <w:pPr>
        <w:pStyle w:val="Erluterungstext"/>
      </w:pPr>
      <w:r w:rsidRPr="00D62916">
        <w:t>Sinnvoll sind hier auch Beschreibungen der wichtige Begründungen, die zu dieser Struktur führen, insbesondere die Beschreibung der Abhängigkeiten (Beziehungen) zwischen den Bausteinen dieser Ebene.</w:t>
      </w:r>
    </w:p>
    <w:p w14:paraId="0479AA77" w14:textId="77777777" w:rsidR="00E864AB" w:rsidRPr="00D62916" w:rsidRDefault="00E864AB" w:rsidP="00E864AB">
      <w:pPr>
        <w:pStyle w:val="Erluterungstext"/>
      </w:pPr>
      <w:r w:rsidRPr="00D62916">
        <w:t>Evtl. verweisen Sie auch auf verworfene Alternativen (mit der Begründung, warum es verworfen wurde</w:t>
      </w:r>
    </w:p>
    <w:bookmarkEnd w:id="1391"/>
    <w:bookmarkEnd w:id="1392"/>
    <w:p w14:paraId="4A8D5412" w14:textId="77777777" w:rsidR="00E864AB" w:rsidRPr="00D62916" w:rsidRDefault="00E864AB" w:rsidP="00E864AB">
      <w:pPr>
        <w:spacing w:before="56" w:after="113"/>
        <w:ind w:left="-5"/>
        <w:rPr>
          <w:rFonts w:cs="Arial"/>
          <w:sz w:val="20"/>
        </w:rPr>
      </w:pPr>
      <w:r w:rsidRPr="00D62916">
        <w:rPr>
          <w:rFonts w:cs="Arial"/>
          <w:sz w:val="20"/>
        </w:rPr>
        <w:t>Die folgende Abbildung zeigt die Hauptbausteine unseres Systems und deren Abhängigkeiten.</w:t>
      </w:r>
    </w:p>
    <w:p w14:paraId="2ADF2343" w14:textId="77777777" w:rsidR="00E864AB" w:rsidRPr="00D62916" w:rsidRDefault="00E864AB" w:rsidP="00E864AB">
      <w:pPr>
        <w:spacing w:before="56" w:after="113"/>
        <w:ind w:left="-5"/>
        <w:rPr>
          <w:rFonts w:cs="Arial"/>
          <w:sz w:val="20"/>
        </w:rPr>
      </w:pPr>
      <w:r w:rsidRPr="00D62916">
        <w:rPr>
          <w:rFonts w:cs="Arial"/>
          <w:sz w:val="20"/>
        </w:rPr>
        <w:t>&lt;hier Überblicksdiagramm einfügen&gt;</w:t>
      </w:r>
    </w:p>
    <w:p w14:paraId="4D588A52" w14:textId="77777777" w:rsidR="00E864AB" w:rsidRPr="00D62916" w:rsidRDefault="00E864AB" w:rsidP="00E864AB">
      <w:pPr>
        <w:spacing w:before="56" w:after="113"/>
        <w:ind w:left="-5"/>
        <w:rPr>
          <w:rFonts w:cs="Arial"/>
          <w:sz w:val="20"/>
        </w:rPr>
      </w:pPr>
    </w:p>
    <w:p w14:paraId="58BF427B" w14:textId="77777777" w:rsidR="00E864AB" w:rsidRPr="00D62916" w:rsidRDefault="00E864AB" w:rsidP="00E864AB">
      <w:pPr>
        <w:spacing w:before="56" w:after="113"/>
        <w:ind w:left="-5"/>
        <w:rPr>
          <w:rFonts w:cs="Arial"/>
          <w:sz w:val="20"/>
        </w:rPr>
      </w:pPr>
      <w:r w:rsidRPr="00D62916">
        <w:rPr>
          <w:rFonts w:cs="Arial"/>
          <w:sz w:val="20"/>
        </w:rPr>
        <w:t>Erläuterung zu Struktur und Abhängigkeiten der Ebene 1:</w:t>
      </w:r>
    </w:p>
    <w:p w14:paraId="3C664898" w14:textId="77777777" w:rsidR="00E864AB" w:rsidRPr="00D62916" w:rsidRDefault="00E864AB" w:rsidP="00E864AB">
      <w:pPr>
        <w:spacing w:before="56" w:after="113"/>
        <w:ind w:left="-5"/>
        <w:rPr>
          <w:rFonts w:cs="Arial"/>
          <w:sz w:val="20"/>
        </w:rPr>
      </w:pPr>
    </w:p>
    <w:p w14:paraId="3AFBB5E0" w14:textId="77777777" w:rsidR="00E864AB" w:rsidRPr="00D62916" w:rsidRDefault="00E864AB" w:rsidP="00E864AB">
      <w:pPr>
        <w:pStyle w:val="Heading3"/>
      </w:pPr>
      <w:r w:rsidRPr="00D62916">
        <w:t>Bausteinname 1 (</w:t>
      </w:r>
      <w:proofErr w:type="spellStart"/>
      <w:r w:rsidRPr="00D62916">
        <w:t>BlackBox</w:t>
      </w:r>
      <w:proofErr w:type="spellEnd"/>
      <w:r w:rsidRPr="00D62916">
        <w:t xml:space="preserve">-Beschreibung) </w:t>
      </w:r>
    </w:p>
    <w:p w14:paraId="657D373A" w14:textId="77777777" w:rsidR="00E864AB" w:rsidRPr="00D62916" w:rsidRDefault="00E864AB" w:rsidP="00E864AB">
      <w:pPr>
        <w:pStyle w:val="ErluterungstextBullets"/>
      </w:pPr>
      <w:r w:rsidRPr="00D62916">
        <w:t>Struktur gemäß Black-Box- Template:</w:t>
      </w:r>
    </w:p>
    <w:p w14:paraId="0FBC98A5" w14:textId="77777777" w:rsidR="00E864AB" w:rsidRPr="00D62916" w:rsidRDefault="00E864AB" w:rsidP="00E864AB">
      <w:pPr>
        <w:pStyle w:val="ErluterungstextBullets"/>
      </w:pPr>
      <w:r w:rsidRPr="00D62916">
        <w:t>Zweck / Verantwortlichkeit:</w:t>
      </w:r>
    </w:p>
    <w:p w14:paraId="5138ACFC" w14:textId="77777777" w:rsidR="00E864AB" w:rsidRPr="00D62916" w:rsidRDefault="00E864AB" w:rsidP="00E864AB">
      <w:pPr>
        <w:pStyle w:val="ErluterungstextBullets"/>
      </w:pPr>
      <w:r w:rsidRPr="00D62916">
        <w:t>Schnittstelle(n):</w:t>
      </w:r>
    </w:p>
    <w:p w14:paraId="06511E7C" w14:textId="77777777" w:rsidR="00E864AB" w:rsidRPr="00D62916" w:rsidRDefault="00E864AB" w:rsidP="00E864AB">
      <w:pPr>
        <w:pStyle w:val="ErluterungstextBullets"/>
      </w:pPr>
      <w:r w:rsidRPr="00D62916">
        <w:t>Erfüllte Anforderungen:</w:t>
      </w:r>
    </w:p>
    <w:p w14:paraId="710B33D7" w14:textId="77777777" w:rsidR="00E864AB" w:rsidRPr="00D62916" w:rsidRDefault="00E864AB" w:rsidP="00E864AB">
      <w:pPr>
        <w:pStyle w:val="ErluterungstextBullets"/>
      </w:pPr>
      <w:r w:rsidRPr="00D62916">
        <w:t>Variabilität:</w:t>
      </w:r>
    </w:p>
    <w:p w14:paraId="55D0B32B" w14:textId="77777777" w:rsidR="00E864AB" w:rsidRPr="00D62916" w:rsidRDefault="00E864AB" w:rsidP="00E864AB">
      <w:pPr>
        <w:pStyle w:val="ErluterungstextBullets"/>
      </w:pPr>
      <w:r w:rsidRPr="00D62916">
        <w:t>Leistungsmerkmale:</w:t>
      </w:r>
    </w:p>
    <w:p w14:paraId="42766066" w14:textId="77777777" w:rsidR="00E864AB" w:rsidRPr="00D62916" w:rsidRDefault="00E864AB" w:rsidP="00E864AB">
      <w:pPr>
        <w:pStyle w:val="ErluterungstextBullets"/>
      </w:pPr>
      <w:r w:rsidRPr="00D62916">
        <w:t>Ablageort / Datei:</w:t>
      </w:r>
    </w:p>
    <w:p w14:paraId="525CF27C" w14:textId="77777777" w:rsidR="00E864AB" w:rsidRPr="00D62916" w:rsidRDefault="00E864AB" w:rsidP="00E864AB">
      <w:pPr>
        <w:pStyle w:val="ErluterungstextBullets"/>
      </w:pPr>
      <w:r w:rsidRPr="00D62916">
        <w:t>Sonstige Verwaltungsinformation:</w:t>
      </w:r>
    </w:p>
    <w:p w14:paraId="52CF592F" w14:textId="77777777" w:rsidR="00E864AB" w:rsidRPr="00D62916" w:rsidRDefault="00E864AB" w:rsidP="00E864AB">
      <w:pPr>
        <w:pStyle w:val="ErluterungstextBullets"/>
      </w:pPr>
      <w:r w:rsidRPr="00D62916">
        <w:lastRenderedPageBreak/>
        <w:t>Offene Punkte:</w:t>
      </w:r>
    </w:p>
    <w:p w14:paraId="779D4D9E" w14:textId="77777777" w:rsidR="00E864AB" w:rsidRPr="00D62916" w:rsidRDefault="00E864AB" w:rsidP="00E864AB">
      <w:pPr>
        <w:spacing w:before="56" w:after="113"/>
        <w:rPr>
          <w:rFonts w:cs="Arial"/>
          <w:sz w:val="20"/>
        </w:rPr>
      </w:pPr>
    </w:p>
    <w:p w14:paraId="68B795A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65F590EB" w14:textId="77777777" w:rsidR="00E864AB" w:rsidRPr="00D62916" w:rsidRDefault="00E864AB" w:rsidP="00E864AB">
      <w:pPr>
        <w:pStyle w:val="Heading3"/>
      </w:pPr>
      <w:r w:rsidRPr="00D62916">
        <w:t>Bausteinname 2 (Black Box-Beschreibung)</w:t>
      </w:r>
    </w:p>
    <w:p w14:paraId="18C5725F" w14:textId="77777777" w:rsidR="00E864AB" w:rsidRPr="00D62916" w:rsidRDefault="00E864AB" w:rsidP="00E864AB">
      <w:pPr>
        <w:rPr>
          <w:rFonts w:cs="Arial"/>
        </w:rPr>
      </w:pPr>
    </w:p>
    <w:p w14:paraId="69C168AC"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BD9773C" w14:textId="77777777" w:rsidR="00E864AB" w:rsidRPr="00D62916" w:rsidRDefault="00E864AB" w:rsidP="00E864AB">
      <w:pPr>
        <w:pStyle w:val="Heading3"/>
      </w:pPr>
      <w:r w:rsidRPr="00D62916">
        <w:t>...</w:t>
      </w:r>
    </w:p>
    <w:p w14:paraId="20C01017" w14:textId="77777777" w:rsidR="00E864AB" w:rsidRPr="00D62916" w:rsidRDefault="00E864AB" w:rsidP="00E864AB">
      <w:pPr>
        <w:spacing w:before="56" w:after="113"/>
        <w:rPr>
          <w:rFonts w:cs="Arial"/>
          <w:sz w:val="20"/>
        </w:rPr>
      </w:pPr>
    </w:p>
    <w:p w14:paraId="03360D4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4BA87592" w14:textId="77777777" w:rsidR="00E864AB" w:rsidRPr="00D62916" w:rsidRDefault="00E864AB" w:rsidP="00E864AB">
      <w:pPr>
        <w:pStyle w:val="Heading3"/>
      </w:pPr>
      <w:r w:rsidRPr="00D62916">
        <w:t>Bausteinname n (Black Box-Beschreibung)</w:t>
      </w:r>
    </w:p>
    <w:p w14:paraId="18B349E5" w14:textId="77777777" w:rsidR="00E864AB" w:rsidRPr="00D62916" w:rsidRDefault="00E864AB" w:rsidP="00E864AB">
      <w:pPr>
        <w:spacing w:before="56" w:after="113"/>
        <w:rPr>
          <w:rFonts w:cs="Arial"/>
          <w:sz w:val="20"/>
        </w:rPr>
      </w:pPr>
    </w:p>
    <w:p w14:paraId="3126973B"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0847F63" w14:textId="77777777" w:rsidR="00E864AB" w:rsidRPr="00D62916" w:rsidRDefault="00E864AB" w:rsidP="00E864AB">
      <w:pPr>
        <w:pStyle w:val="Heading3"/>
      </w:pPr>
      <w:r w:rsidRPr="00D62916">
        <w:t>Offene Punkte</w:t>
      </w:r>
    </w:p>
    <w:p w14:paraId="6617C158" w14:textId="77777777" w:rsidR="00E864AB" w:rsidRPr="00D62916" w:rsidRDefault="00E864AB" w:rsidP="00E864AB">
      <w:pPr>
        <w:pStyle w:val="Heading2"/>
      </w:pPr>
      <w:bookmarkStart w:id="1393" w:name="_Toc161293447"/>
      <w:bookmarkStart w:id="1394" w:name="_Toc188159233"/>
      <w:r w:rsidRPr="00D62916">
        <w:t>Ebene 2</w:t>
      </w:r>
      <w:bookmarkEnd w:id="1393"/>
      <w:bookmarkEnd w:id="1394"/>
    </w:p>
    <w:p w14:paraId="386138A4" w14:textId="77777777" w:rsidR="00E864AB" w:rsidRPr="006B0F7C" w:rsidRDefault="00E864AB" w:rsidP="00E864AB">
      <w:pPr>
        <w:pStyle w:val="Erluterungstext"/>
      </w:pPr>
      <w:r w:rsidRPr="006B0F7C">
        <w:t>An dieser Stelle beschreiben Sie die White-Box-Sichten aller Bausteine der Ebene 1 als Folge von White-Box-Templates. Die Struktur ist im folgenden bereits vorgegeben. Die Struktur ist im folgenden für 3 Bausteine vorgegeben. Bitte kopieren Sie diese Struktur so oft, wie benötigt.</w:t>
      </w:r>
    </w:p>
    <w:p w14:paraId="04C6C618" w14:textId="77777777" w:rsidR="00E864AB" w:rsidRPr="00D62916" w:rsidRDefault="00E864AB" w:rsidP="00E864AB">
      <w:pPr>
        <w:pStyle w:val="Heading3"/>
      </w:pPr>
      <w:r w:rsidRPr="00D62916">
        <w:t>Bausteinname 1 (</w:t>
      </w:r>
      <w:proofErr w:type="spellStart"/>
      <w:r w:rsidRPr="00D62916">
        <w:t>Whitebox</w:t>
      </w:r>
      <w:proofErr w:type="spellEnd"/>
      <w:r w:rsidRPr="00D62916">
        <w:t>-Beschreibung)</w:t>
      </w:r>
    </w:p>
    <w:p w14:paraId="58AA4A61" w14:textId="77777777" w:rsidR="00E864AB" w:rsidRPr="006B0F7C" w:rsidRDefault="00E864AB" w:rsidP="00E864AB">
      <w:pPr>
        <w:pStyle w:val="Erluterungstext"/>
      </w:pPr>
      <w:r w:rsidRPr="006B0F7C">
        <w:t>zeigt das Innenleben des Bausteines in Diagrammform mit den lokalen Bausteinen 1 - n, sowie deren Zusammenhänge und Abhängigkeiten.</w:t>
      </w:r>
    </w:p>
    <w:p w14:paraId="17F445E7" w14:textId="77777777" w:rsidR="00E864AB" w:rsidRPr="006B0F7C" w:rsidRDefault="00E864AB" w:rsidP="00E864AB">
      <w:pPr>
        <w:pStyle w:val="Erluterungstext"/>
      </w:pPr>
      <w:r w:rsidRPr="006B0F7C">
        <w:t>beschreibt wichtige Begründungen, die zu dieser Struktur führen</w:t>
      </w:r>
    </w:p>
    <w:p w14:paraId="112A8085" w14:textId="77777777" w:rsidR="00E864AB" w:rsidRPr="006B0F7C" w:rsidRDefault="00E864AB" w:rsidP="00E864AB">
      <w:pPr>
        <w:pStyle w:val="Erluterungstext"/>
      </w:pPr>
      <w:r w:rsidRPr="006B0F7C">
        <w:t>verweist evtl. auf verworfene Alternativen (mit der Begründung, warum es verworfen wurde</w:t>
      </w:r>
    </w:p>
    <w:p w14:paraId="26911A60" w14:textId="77777777" w:rsidR="00E864AB" w:rsidRPr="00D62916" w:rsidRDefault="00E864AB" w:rsidP="00E864AB">
      <w:pPr>
        <w:spacing w:before="56" w:after="113"/>
        <w:rPr>
          <w:rFonts w:cs="Arial"/>
          <w:sz w:val="20"/>
        </w:rPr>
      </w:pPr>
    </w:p>
    <w:p w14:paraId="27ADA739" w14:textId="77777777" w:rsidR="00E864AB" w:rsidRPr="00D62916" w:rsidRDefault="00E864AB" w:rsidP="00E864AB">
      <w:pPr>
        <w:spacing w:before="56" w:after="113"/>
        <w:rPr>
          <w:rFonts w:cs="Arial"/>
          <w:sz w:val="20"/>
        </w:rPr>
      </w:pPr>
      <w:r w:rsidRPr="00D62916">
        <w:rPr>
          <w:rFonts w:cs="Arial"/>
          <w:sz w:val="20"/>
        </w:rPr>
        <w:t>&lt; Hier Überblicksdiagramm für Innenleben von Baustein 1 einfügen&gt;</w:t>
      </w:r>
    </w:p>
    <w:p w14:paraId="4BF50116" w14:textId="77777777" w:rsidR="00E864AB" w:rsidRPr="00D62916" w:rsidRDefault="00E864AB" w:rsidP="00E864AB">
      <w:pPr>
        <w:pStyle w:val="Heading4"/>
      </w:pPr>
      <w:r w:rsidRPr="00D62916">
        <w:t>Bausteinname 1.1 (</w:t>
      </w:r>
      <w:proofErr w:type="spellStart"/>
      <w:r w:rsidRPr="00D62916">
        <w:t>BlackBox</w:t>
      </w:r>
      <w:proofErr w:type="spellEnd"/>
      <w:r w:rsidRPr="00D62916">
        <w:t xml:space="preserve"> Beschreibung) </w:t>
      </w:r>
    </w:p>
    <w:p w14:paraId="1137787F"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181648E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29F7723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14E4F5C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EB5B8A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0C7A6F1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0549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5EA6C7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D50E44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527525" w14:textId="77777777" w:rsidR="00E864AB" w:rsidRPr="00D62916" w:rsidRDefault="00E864AB" w:rsidP="00E864AB">
      <w:pPr>
        <w:pStyle w:val="Heading4"/>
      </w:pPr>
      <w:r w:rsidRPr="00D62916">
        <w:lastRenderedPageBreak/>
        <w:t>Bausteinname 1.2 (Black Box Beschreibung)</w:t>
      </w:r>
    </w:p>
    <w:p w14:paraId="6D650838"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7F94F3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1261E3F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072C6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E3ECB8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A12BA7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2B88E29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3D6A8A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B4BBA4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36061D" w14:textId="77777777" w:rsidR="00E864AB" w:rsidRPr="00D62916" w:rsidRDefault="00E864AB" w:rsidP="00E864AB">
      <w:pPr>
        <w:pStyle w:val="Heading4"/>
      </w:pPr>
      <w:r w:rsidRPr="00D62916">
        <w:t>...</w:t>
      </w:r>
    </w:p>
    <w:p w14:paraId="2A957BF3" w14:textId="77777777" w:rsidR="00E864AB" w:rsidRPr="00D62916" w:rsidRDefault="00E864AB" w:rsidP="00E864AB">
      <w:pPr>
        <w:pStyle w:val="Heading4"/>
      </w:pPr>
      <w:r w:rsidRPr="00D62916">
        <w:t>Bausteinname 1.n (Black Box Beschreibung)</w:t>
      </w:r>
    </w:p>
    <w:p w14:paraId="43C0E4F4"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A1C500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0B36681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414434D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70ACDB7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26BAA7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677749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663A964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0A3BC6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547F34AC" w14:textId="77777777" w:rsidR="00E864AB" w:rsidRPr="00D62916" w:rsidRDefault="00E864AB" w:rsidP="00E864AB">
      <w:pPr>
        <w:pStyle w:val="Heading4"/>
      </w:pPr>
      <w:r w:rsidRPr="00D62916">
        <w:t>Beschreibung der Beziehungen</w:t>
      </w:r>
    </w:p>
    <w:p w14:paraId="2F149D80" w14:textId="77777777" w:rsidR="00E864AB" w:rsidRPr="00D62916" w:rsidRDefault="00E864AB" w:rsidP="00E864AB">
      <w:pPr>
        <w:pStyle w:val="Heading4"/>
      </w:pPr>
      <w:r w:rsidRPr="00D62916">
        <w:t xml:space="preserve">Offene </w:t>
      </w:r>
      <w:proofErr w:type="spellStart"/>
      <w:r w:rsidRPr="00D62916">
        <w:t>Punke</w:t>
      </w:r>
      <w:proofErr w:type="spellEnd"/>
    </w:p>
    <w:p w14:paraId="44EB0A5F" w14:textId="77777777" w:rsidR="00E864AB" w:rsidRPr="00D62916" w:rsidRDefault="00E864AB" w:rsidP="00E864AB">
      <w:pPr>
        <w:pStyle w:val="Heading3"/>
      </w:pPr>
      <w:r w:rsidRPr="00D62916">
        <w:t>Bausteinname 2 (</w:t>
      </w:r>
      <w:proofErr w:type="spellStart"/>
      <w:r w:rsidRPr="00D62916">
        <w:t>Whitebox</w:t>
      </w:r>
      <w:proofErr w:type="spellEnd"/>
      <w:r w:rsidRPr="00D62916">
        <w:t>-Beschreibung)</w:t>
      </w:r>
    </w:p>
    <w:p w14:paraId="07F9B44F" w14:textId="77777777" w:rsidR="00E864AB" w:rsidRPr="00D62916" w:rsidRDefault="00E864AB" w:rsidP="00E864AB">
      <w:pPr>
        <w:pStyle w:val="Heading4"/>
      </w:pPr>
      <w:r w:rsidRPr="00D62916">
        <w:t>Überblicksdiagramm 2 Ebene 2</w:t>
      </w:r>
    </w:p>
    <w:p w14:paraId="1186ED5B"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04C6772"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0E293A6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5EB29840" w14:textId="77777777" w:rsidR="00E864AB" w:rsidRPr="00D62916" w:rsidRDefault="00E864AB" w:rsidP="00E864AB">
      <w:pPr>
        <w:pStyle w:val="Heading4"/>
      </w:pPr>
      <w:r w:rsidRPr="00D62916">
        <w:t>Bausteinname 2.1 (</w:t>
      </w:r>
      <w:proofErr w:type="spellStart"/>
      <w:r w:rsidRPr="00D62916">
        <w:t>BlackBox</w:t>
      </w:r>
      <w:proofErr w:type="spellEnd"/>
      <w:r w:rsidRPr="00D62916">
        <w:t xml:space="preserve"> Beschreibung) </w:t>
      </w:r>
    </w:p>
    <w:p w14:paraId="0487A9C0"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387CFE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C40217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34FD9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9500C2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EEF22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6707113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lastRenderedPageBreak/>
        <w:t>Ablageort / Datei:</w:t>
      </w:r>
    </w:p>
    <w:p w14:paraId="152C88D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688B0888"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8D3347B" w14:textId="77777777" w:rsidR="00E864AB" w:rsidRPr="00D62916" w:rsidRDefault="00E864AB" w:rsidP="00E864AB">
      <w:pPr>
        <w:pStyle w:val="Heading4"/>
      </w:pPr>
      <w:r w:rsidRPr="00D62916">
        <w:t>Bausteinname 2.2 (Black Box Beschreibung)</w:t>
      </w:r>
    </w:p>
    <w:p w14:paraId="19911BD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EE4DF3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D53327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BC3ED2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066DB68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A0120B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8507F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3303B4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0C5F2D9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A650466" w14:textId="77777777" w:rsidR="00E864AB" w:rsidRPr="00D62916" w:rsidRDefault="00E864AB" w:rsidP="00E864AB">
      <w:pPr>
        <w:pStyle w:val="Heading4"/>
      </w:pPr>
      <w:r w:rsidRPr="00D62916">
        <w:t>...</w:t>
      </w:r>
    </w:p>
    <w:p w14:paraId="50669146" w14:textId="77777777" w:rsidR="00E864AB" w:rsidRPr="00D62916" w:rsidRDefault="00E864AB" w:rsidP="00E864AB">
      <w:pPr>
        <w:pStyle w:val="Heading4"/>
      </w:pPr>
      <w:r w:rsidRPr="00D62916">
        <w:t>Bausteinname 2.n (Black Box Beschreibung)</w:t>
      </w:r>
    </w:p>
    <w:p w14:paraId="09E00A9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730211D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317496D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60CC8A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1D918E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09CF2E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401FE02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1E766F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456655BE"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1F43A76" w14:textId="77777777" w:rsidR="00E864AB" w:rsidRPr="00D62916" w:rsidRDefault="00E864AB" w:rsidP="00E864AB">
      <w:pPr>
        <w:pStyle w:val="Heading4"/>
      </w:pPr>
      <w:r w:rsidRPr="00D62916">
        <w:t>Beschreibung der Beziehungen</w:t>
      </w:r>
    </w:p>
    <w:p w14:paraId="11736B94" w14:textId="77777777" w:rsidR="00E864AB" w:rsidRPr="00D62916" w:rsidRDefault="00E864AB" w:rsidP="00E864AB">
      <w:pPr>
        <w:pStyle w:val="Heading4"/>
      </w:pPr>
      <w:r w:rsidRPr="00D62916">
        <w:t>Offene Punkte</w:t>
      </w:r>
    </w:p>
    <w:p w14:paraId="13F2D4C7" w14:textId="77777777" w:rsidR="00E864AB" w:rsidRPr="00D62916" w:rsidRDefault="00E864AB" w:rsidP="00E864AB">
      <w:pPr>
        <w:pStyle w:val="Heading3"/>
      </w:pPr>
      <w:proofErr w:type="spellStart"/>
      <w:r w:rsidRPr="00D62916">
        <w:t>Bausteinename</w:t>
      </w:r>
      <w:proofErr w:type="spellEnd"/>
      <w:r w:rsidRPr="00D62916">
        <w:t xml:space="preserve"> 3 (</w:t>
      </w:r>
      <w:proofErr w:type="spellStart"/>
      <w:r w:rsidRPr="00D62916">
        <w:t>Whitebox</w:t>
      </w:r>
      <w:proofErr w:type="spellEnd"/>
      <w:r w:rsidRPr="00D62916">
        <w:t>-Beschreibung)</w:t>
      </w:r>
    </w:p>
    <w:p w14:paraId="65D98FC3" w14:textId="77777777" w:rsidR="00E864AB" w:rsidRPr="00D62916" w:rsidRDefault="00E864AB" w:rsidP="00E864AB">
      <w:pPr>
        <w:pStyle w:val="Heading4"/>
      </w:pPr>
      <w:r w:rsidRPr="00D62916">
        <w:t>Überblicksdiagramm 3 Ebene 2</w:t>
      </w:r>
    </w:p>
    <w:p w14:paraId="666D11E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15440CF"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1846E4AC"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72BF590C" w14:textId="77777777" w:rsidR="00E864AB" w:rsidRPr="00D62916" w:rsidRDefault="00E864AB" w:rsidP="00E864AB">
      <w:pPr>
        <w:pStyle w:val="Heading4"/>
      </w:pPr>
      <w:r w:rsidRPr="00D62916">
        <w:t>Bausteinname 3.1 (</w:t>
      </w:r>
      <w:proofErr w:type="spellStart"/>
      <w:r w:rsidRPr="00D62916">
        <w:t>BlackBox</w:t>
      </w:r>
      <w:proofErr w:type="spellEnd"/>
      <w:r w:rsidRPr="00D62916">
        <w:t xml:space="preserve"> Beschreibung) </w:t>
      </w:r>
    </w:p>
    <w:p w14:paraId="31C82067"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58FD50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9EC3D9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702BD3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lastRenderedPageBreak/>
        <w:t>Erfüllte Anforderungen:</w:t>
      </w:r>
    </w:p>
    <w:p w14:paraId="1F21C32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D4825F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03E4CE5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BCDC5F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20314C96"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1E53C9AC" w14:textId="77777777" w:rsidR="00E864AB" w:rsidRPr="00D62916" w:rsidRDefault="00E864AB" w:rsidP="00E864AB">
      <w:pPr>
        <w:pStyle w:val="Heading4"/>
      </w:pPr>
      <w:r w:rsidRPr="00D62916">
        <w:t>Bausteinname 3.2 (Black Box Beschreibung)</w:t>
      </w:r>
    </w:p>
    <w:p w14:paraId="0F6C8149"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0A8910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DD0ACA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97B9CB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1637040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57A320C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282DDCD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27D2C4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17192871"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B313FCF" w14:textId="77777777" w:rsidR="00E864AB" w:rsidRPr="00D62916" w:rsidRDefault="00E864AB" w:rsidP="00E864AB">
      <w:pPr>
        <w:pStyle w:val="Heading4"/>
      </w:pPr>
      <w:r w:rsidRPr="00D62916">
        <w:t>...</w:t>
      </w:r>
    </w:p>
    <w:p w14:paraId="6B69C0FD" w14:textId="77777777" w:rsidR="00E864AB" w:rsidRPr="00D62916" w:rsidRDefault="00E864AB" w:rsidP="00E864AB">
      <w:pPr>
        <w:pStyle w:val="Heading4"/>
      </w:pPr>
      <w:r w:rsidRPr="00D62916">
        <w:t>Bausteinname 3.n (Black Box Beschreibung)</w:t>
      </w:r>
    </w:p>
    <w:p w14:paraId="531D8D1D"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2FBB7E4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46E772F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3831F7B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6FF8479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2DE991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A2B96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DAE8B6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C273ECA"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8A0D10F" w14:textId="77777777" w:rsidR="00E864AB" w:rsidRPr="00D62916" w:rsidRDefault="00E864AB" w:rsidP="00E864AB">
      <w:pPr>
        <w:pStyle w:val="Heading4"/>
      </w:pPr>
      <w:r w:rsidRPr="00D62916">
        <w:t>Beschreibung der Beziehungen</w:t>
      </w:r>
    </w:p>
    <w:p w14:paraId="1C80E1BA" w14:textId="77777777" w:rsidR="00E864AB" w:rsidRPr="00D62916" w:rsidRDefault="00E864AB" w:rsidP="00E864AB">
      <w:pPr>
        <w:pStyle w:val="Heading4"/>
      </w:pPr>
      <w:r w:rsidRPr="00D62916">
        <w:t>Offene Punkte</w:t>
      </w:r>
    </w:p>
    <w:p w14:paraId="176055AB" w14:textId="77777777" w:rsidR="00E864AB" w:rsidRPr="00D62916" w:rsidRDefault="00E864AB" w:rsidP="00E864AB">
      <w:pPr>
        <w:pStyle w:val="Heading2"/>
      </w:pPr>
      <w:bookmarkStart w:id="1395" w:name="_Toc161293448"/>
      <w:bookmarkStart w:id="1396" w:name="_Toc188159234"/>
      <w:r w:rsidRPr="00D62916">
        <w:t>Ebene 3</w:t>
      </w:r>
      <w:bookmarkEnd w:id="1395"/>
      <w:bookmarkEnd w:id="1396"/>
    </w:p>
    <w:p w14:paraId="65C34454" w14:textId="77777777" w:rsidR="00E864AB" w:rsidRPr="00D62916" w:rsidRDefault="00E864AB" w:rsidP="00E864AB">
      <w:pPr>
        <w:pStyle w:val="Erluterungstext"/>
      </w:pPr>
      <w:r w:rsidRPr="00D62916">
        <w:t>An dieser Stelle beschreiben Sie die White-Box- Sichten aller Bausteine der Ebene 2 als Folge von White-Box-Templates. Die Struktur ist identisch mit der Struktur auf Ebene 2. Kopieren Sie die entsprechenden Gliederungspunkte hierhier.</w:t>
      </w:r>
    </w:p>
    <w:p w14:paraId="0F214819" w14:textId="77777777" w:rsidR="00E864AB" w:rsidRPr="00D62916" w:rsidRDefault="00E864AB" w:rsidP="00E864AB">
      <w:pPr>
        <w:pStyle w:val="Erluterungstext"/>
      </w:pPr>
      <w:r w:rsidRPr="00D62916">
        <w:t>Bei tieferen Gliederungen der Architektur kopieren Sie bitte das ganze Kapitel für die nächsten Ebenen.</w:t>
      </w:r>
    </w:p>
    <w:p w14:paraId="0AD7AB0C" w14:textId="77777777" w:rsidR="00E864AB" w:rsidRPr="00D62916" w:rsidRDefault="00E864AB" w:rsidP="00E864AB"/>
    <w:p w14:paraId="0EC9952C" w14:textId="77777777" w:rsidR="00E864AB" w:rsidRPr="00D62916" w:rsidRDefault="00E864AB" w:rsidP="00E864AB">
      <w:pPr>
        <w:spacing w:before="56" w:after="113"/>
        <w:rPr>
          <w:rFonts w:cs="Arial"/>
          <w:sz w:val="20"/>
        </w:rPr>
      </w:pPr>
    </w:p>
    <w:p w14:paraId="666C7A18" w14:textId="77777777" w:rsidR="00E864AB" w:rsidRPr="00D62916" w:rsidRDefault="00E864AB" w:rsidP="00E864AB">
      <w:pPr>
        <w:pStyle w:val="Heading1"/>
      </w:pPr>
      <w:bookmarkStart w:id="1397" w:name="_Toc161293449"/>
      <w:bookmarkStart w:id="1398" w:name="_Toc188159235"/>
      <w:r w:rsidRPr="00D62916">
        <w:lastRenderedPageBreak/>
        <w:t>Laufzeitsicht</w:t>
      </w:r>
      <w:bookmarkEnd w:id="1397"/>
      <w:bookmarkEnd w:id="1398"/>
    </w:p>
    <w:p w14:paraId="6A94E500" w14:textId="77777777" w:rsidR="00E864AB" w:rsidRPr="00D62916" w:rsidRDefault="00E864AB" w:rsidP="00E864AB">
      <w:pPr>
        <w:pStyle w:val="Erluterungberschrift"/>
      </w:pPr>
      <w:bookmarkStart w:id="1399" w:name="OLE_LINK69"/>
      <w:bookmarkStart w:id="1400" w:name="OLE_LINK70"/>
      <w:r w:rsidRPr="00D62916">
        <w:t>Inhalt</w:t>
      </w:r>
    </w:p>
    <w:p w14:paraId="0324EFD1" w14:textId="77777777" w:rsidR="00E864AB" w:rsidRPr="00D62916" w:rsidRDefault="00E864AB" w:rsidP="00E864AB">
      <w:pPr>
        <w:pStyle w:val="Erluterungstext"/>
      </w:pPr>
      <w:r w:rsidRPr="00D62916">
        <w:t>Diese Sicht beschreibt, wie sich die Bausteine des Systems als Laufzeitelemente (Prozesse, Tasks, Activities, Threads, ...)  verhalten und wie sie zusammenarbeiten.</w:t>
      </w:r>
    </w:p>
    <w:p w14:paraId="5EE9F163" w14:textId="67F79EF7" w:rsidR="004D5C8D" w:rsidRPr="00D62916" w:rsidRDefault="004D5C8D" w:rsidP="004D5C8D">
      <w:pPr>
        <w:pStyle w:val="Erluterungstext"/>
      </w:pPr>
      <w:r>
        <w:t xml:space="preserve">Als </w:t>
      </w:r>
      <w:r w:rsidRPr="00D62916">
        <w:t>alt</w:t>
      </w:r>
      <w:r>
        <w:t>ernative Bezeichnungen finden Sie dafür auch:</w:t>
      </w:r>
    </w:p>
    <w:p w14:paraId="4FDE3D67" w14:textId="77777777" w:rsidR="004D5C8D" w:rsidRPr="00D62916" w:rsidRDefault="004D5C8D" w:rsidP="004D5C8D">
      <w:pPr>
        <w:pStyle w:val="ErluterungstextBullets"/>
      </w:pPr>
      <w:r w:rsidRPr="00D62916">
        <w:t>Dynamische Sichten</w:t>
      </w:r>
    </w:p>
    <w:p w14:paraId="1BE67B7A" w14:textId="77777777" w:rsidR="004D5C8D" w:rsidRPr="00D62916" w:rsidRDefault="004D5C8D" w:rsidP="004D5C8D">
      <w:pPr>
        <w:pStyle w:val="ErluterungstextBullets"/>
      </w:pPr>
      <w:r w:rsidRPr="00D62916">
        <w:t>Prozesssichten</w:t>
      </w:r>
    </w:p>
    <w:p w14:paraId="741BAFBD" w14:textId="77777777" w:rsidR="004D5C8D" w:rsidRPr="00D62916" w:rsidRDefault="004D5C8D" w:rsidP="004D5C8D">
      <w:pPr>
        <w:pStyle w:val="ErluterungstextBullets"/>
      </w:pPr>
      <w:r w:rsidRPr="00D62916">
        <w:t>Ablaufsichten</w:t>
      </w:r>
    </w:p>
    <w:p w14:paraId="3B10CD50" w14:textId="77777777" w:rsidR="00E864AB" w:rsidRPr="00D62916" w:rsidRDefault="00E864AB" w:rsidP="00E864AB">
      <w:pPr>
        <w:pStyle w:val="Erluterungstext"/>
      </w:pPr>
      <w:r w:rsidRPr="00D62916">
        <w:t>Suchen Sie sich interessante Laufzeitszenarien heraus, z.B.:</w:t>
      </w:r>
    </w:p>
    <w:p w14:paraId="0EA14C3C" w14:textId="77777777" w:rsidR="00E864AB" w:rsidRPr="00D62916" w:rsidRDefault="00E864AB" w:rsidP="00E864AB">
      <w:pPr>
        <w:pStyle w:val="ErluterungstextBullets"/>
      </w:pPr>
      <w:r w:rsidRPr="00D62916">
        <w:t>Wie werden die wichtigsten Use-Cases durch die Architekturbausteine bearbeitet?</w:t>
      </w:r>
    </w:p>
    <w:p w14:paraId="5CF65FEE" w14:textId="77777777" w:rsidR="00E864AB" w:rsidRPr="00D62916" w:rsidRDefault="00E864AB" w:rsidP="00E864AB">
      <w:pPr>
        <w:pStyle w:val="ErluterungstextBullets"/>
      </w:pPr>
      <w:r w:rsidRPr="00D62916">
        <w:t>Welche Instanzen von Architekturbausteinen gibt es zur Laufzeit und wie werden diese gestartet, überwacht und beendet?</w:t>
      </w:r>
    </w:p>
    <w:p w14:paraId="72CB07E6" w14:textId="77777777" w:rsidR="00E864AB" w:rsidRPr="00D62916" w:rsidRDefault="00E864AB" w:rsidP="00E864AB">
      <w:pPr>
        <w:pStyle w:val="ErluterungstextBullets"/>
      </w:pPr>
      <w:r w:rsidRPr="00D62916">
        <w:t>Wie arbeiten Systemkomponenten mit externen und vorhandenen Komponenten zusammen?</w:t>
      </w:r>
    </w:p>
    <w:p w14:paraId="71FAE59B" w14:textId="77777777" w:rsidR="00E864AB" w:rsidRPr="00D62916" w:rsidRDefault="00E864AB" w:rsidP="00E864AB">
      <w:pPr>
        <w:pStyle w:val="ErluterungstextBullets"/>
      </w:pPr>
      <w:r w:rsidRPr="00D62916">
        <w:t>Wie startet das System (etwa: notwendige Startskripte, Abhängigkeiten von externen Subsystemen, Datenbanken, Kommunikationssystemen etc.)?</w:t>
      </w:r>
    </w:p>
    <w:p w14:paraId="4147709B" w14:textId="77777777" w:rsidR="00E864AB" w:rsidRPr="00D62916" w:rsidRDefault="00E864AB" w:rsidP="00E864AB">
      <w:pPr>
        <w:pStyle w:val="Erluterungstext"/>
      </w:pPr>
    </w:p>
    <w:p w14:paraId="6CB7C98A" w14:textId="77777777" w:rsidR="00E864AB" w:rsidRPr="00D62916" w:rsidRDefault="00E864AB" w:rsidP="00E864AB">
      <w:pPr>
        <w:pStyle w:val="Erluterungstext"/>
      </w:pPr>
      <w:r w:rsidRPr="00D62916">
        <w:t xml:space="preserve">Anmerkung: Kriterium für die Auswahl der möglichen Szenarien (d.h. Abläufe) des Systems ist deren </w:t>
      </w:r>
      <w:r w:rsidRPr="00D62916">
        <w:rPr>
          <w:i/>
        </w:rPr>
        <w:t xml:space="preserve">Architekturrelevanz. </w:t>
      </w:r>
      <w:r w:rsidRPr="00D62916">
        <w:t xml:space="preserve">Es geht </w:t>
      </w:r>
      <w:r w:rsidRPr="00D62916">
        <w:rPr>
          <w:u w:val="single"/>
        </w:rPr>
        <w:t>nicht</w:t>
      </w:r>
      <w:r w:rsidRPr="00D62916">
        <w:t xml:space="preserve"> darum, möglichst viele Abläufe darzustellen, sondern eine </w:t>
      </w:r>
      <w:r w:rsidRPr="00D62916">
        <w:rPr>
          <w:u w:val="single"/>
        </w:rPr>
        <w:t>angemessene</w:t>
      </w:r>
      <w:r w:rsidRPr="00D62916">
        <w:t xml:space="preserve"> Auswahl zu dokumentieren. </w:t>
      </w:r>
    </w:p>
    <w:p w14:paraId="61BBAE2A" w14:textId="77777777" w:rsidR="00E864AB" w:rsidRPr="00D62916" w:rsidRDefault="00E864AB" w:rsidP="00E864AB">
      <w:pPr>
        <w:pStyle w:val="Erluterungstext"/>
      </w:pPr>
      <w:r w:rsidRPr="00D62916">
        <w:t>Kandidaten sind:</w:t>
      </w:r>
    </w:p>
    <w:p w14:paraId="781564FC" w14:textId="77777777" w:rsidR="00E864AB" w:rsidRPr="00D62916" w:rsidRDefault="00E864AB" w:rsidP="00E864AB">
      <w:pPr>
        <w:pStyle w:val="Erluterungstext"/>
        <w:numPr>
          <w:ilvl w:val="0"/>
          <w:numId w:val="4"/>
        </w:numPr>
      </w:pPr>
      <w:r w:rsidRPr="00D62916">
        <w:t>Die wichtigsten 3-5 Anwendungsfälle</w:t>
      </w:r>
    </w:p>
    <w:p w14:paraId="67D00EAE" w14:textId="77777777" w:rsidR="00E864AB" w:rsidRPr="00D62916" w:rsidRDefault="00E864AB" w:rsidP="00E864AB">
      <w:pPr>
        <w:pStyle w:val="Erluterungstext"/>
        <w:numPr>
          <w:ilvl w:val="0"/>
          <w:numId w:val="4"/>
        </w:numPr>
      </w:pPr>
      <w:r w:rsidRPr="00D62916">
        <w:t>Systemstart</w:t>
      </w:r>
    </w:p>
    <w:p w14:paraId="33D02239" w14:textId="77777777" w:rsidR="00E864AB" w:rsidRPr="00D62916" w:rsidRDefault="00E864AB" w:rsidP="00E864AB">
      <w:pPr>
        <w:pStyle w:val="Erluterungstext"/>
        <w:numPr>
          <w:ilvl w:val="0"/>
          <w:numId w:val="4"/>
        </w:numPr>
      </w:pPr>
      <w:r w:rsidRPr="00D62916">
        <w:t>Das Verhalten an den wichtigsten externen Schnittstellen</w:t>
      </w:r>
    </w:p>
    <w:p w14:paraId="52BDA598" w14:textId="77777777" w:rsidR="00E864AB" w:rsidRPr="00D62916" w:rsidRDefault="00E864AB" w:rsidP="00E864AB">
      <w:pPr>
        <w:pStyle w:val="Erluterungstext"/>
        <w:numPr>
          <w:ilvl w:val="0"/>
          <w:numId w:val="4"/>
        </w:numPr>
      </w:pPr>
      <w:r w:rsidRPr="00D62916">
        <w:t>Das Verhalten in den wichtigsten Fehlerfällen</w:t>
      </w:r>
    </w:p>
    <w:p w14:paraId="50869D99" w14:textId="77777777" w:rsidR="00E864AB" w:rsidRPr="00D62916" w:rsidRDefault="00E864AB" w:rsidP="00E864AB">
      <w:pPr>
        <w:spacing w:before="56" w:after="113"/>
        <w:rPr>
          <w:rFonts w:cs="Arial"/>
          <w:sz w:val="20"/>
        </w:rPr>
      </w:pPr>
    </w:p>
    <w:p w14:paraId="5758C734" w14:textId="77777777" w:rsidR="00E864AB" w:rsidRPr="00D62916" w:rsidRDefault="00E864AB" w:rsidP="00E864AB">
      <w:pPr>
        <w:pStyle w:val="Erluterungberschrift"/>
      </w:pPr>
      <w:r w:rsidRPr="00D62916">
        <w:t>Motivation</w:t>
      </w:r>
    </w:p>
    <w:p w14:paraId="03DF00D1" w14:textId="77777777" w:rsidR="00E864AB" w:rsidRPr="00D62916" w:rsidRDefault="00E864AB" w:rsidP="00E864AB">
      <w:pPr>
        <w:pStyle w:val="Erluterungstext"/>
      </w:pPr>
      <w:r w:rsidRPr="00D62916">
        <w:t>Sie müssen (insbesondere bei objektorientierten Architekturen) nicht nur die Bausteine mit ihren Schnittstellen spezifizieren, sondern auch, wie Instanzen von Bausteinen zur Laufzeit miteinander kommunizieren.</w:t>
      </w:r>
    </w:p>
    <w:p w14:paraId="1D2F0D1F" w14:textId="77777777" w:rsidR="00E864AB" w:rsidRPr="00D62916" w:rsidRDefault="00E864AB" w:rsidP="00E864AB">
      <w:pPr>
        <w:pStyle w:val="Erluterungberschrift"/>
      </w:pPr>
      <w:r w:rsidRPr="00D62916">
        <w:t>Form</w:t>
      </w:r>
    </w:p>
    <w:p w14:paraId="311724C5" w14:textId="77777777" w:rsidR="00E864AB" w:rsidRPr="00D62916" w:rsidRDefault="00E864AB" w:rsidP="00E864AB">
      <w:pPr>
        <w:pStyle w:val="Erluterungstext"/>
      </w:pPr>
      <w:r w:rsidRPr="00D62916">
        <w:t>Dokumentieren Sie die ausgesuchten Laufzeitszenarien mit UML-Sequenz-, Aktivitäts-, oder Kommunikationsdiagrammen.</w:t>
      </w:r>
    </w:p>
    <w:p w14:paraId="0BC995CD" w14:textId="64775EFC" w:rsidR="00AB0116" w:rsidDel="00AB0116" w:rsidRDefault="00E864AB" w:rsidP="00AB0116">
      <w:pPr>
        <w:pStyle w:val="Erluterungstext"/>
        <w:rPr>
          <w:del w:id="1401" w:author="Mark Warneke" w:date="2015-05-25T13:08:00Z"/>
        </w:rPr>
        <w:pPrChange w:id="1402" w:author="Mark Warneke" w:date="2015-05-25T13:08:00Z">
          <w:pPr>
            <w:pStyle w:val="Heading2"/>
          </w:pPr>
        </w:pPrChange>
      </w:pPr>
      <w:r w:rsidRPr="00D62916">
        <w:t xml:space="preserve">Mit Objektdiagrammen können Sie Schnappschüsse der existierenden Laufzeitobjekte darstellen und auch instanziierte Beziehungen. Die UML bietet dabei die Möglichkeit zwischen aktiven und passiven Objekten zu unterscheiden. </w:t>
      </w:r>
    </w:p>
    <w:p w14:paraId="0B88BD98" w14:textId="77777777" w:rsidR="00AB0116" w:rsidRPr="00D62916" w:rsidRDefault="00AB0116" w:rsidP="00E864AB">
      <w:pPr>
        <w:pStyle w:val="Erluterungstext"/>
        <w:rPr>
          <w:ins w:id="1403" w:author="Mark Warneke" w:date="2015-05-25T13:08:00Z"/>
        </w:rPr>
      </w:pPr>
    </w:p>
    <w:p w14:paraId="3E146214" w14:textId="77777777" w:rsidR="00AB0116" w:rsidRDefault="00AB0116" w:rsidP="00AB0116">
      <w:pPr>
        <w:pStyle w:val="Erluterungstext"/>
        <w:rPr>
          <w:ins w:id="1404" w:author="Mark Warneke" w:date="2015-05-25T13:08:00Z"/>
        </w:rPr>
        <w:pPrChange w:id="1405" w:author="Mark Warneke" w:date="2015-05-25T13:08:00Z">
          <w:pPr>
            <w:pStyle w:val="Heading2"/>
          </w:pPr>
        </w:pPrChange>
      </w:pPr>
      <w:bookmarkStart w:id="1406" w:name="_Toc161293450"/>
      <w:bookmarkStart w:id="1407" w:name="_Toc188159236"/>
      <w:bookmarkEnd w:id="1399"/>
      <w:bookmarkEnd w:id="1400"/>
    </w:p>
    <w:p w14:paraId="3FEA137F" w14:textId="77777777" w:rsidR="00E864AB" w:rsidRPr="00D62916" w:rsidRDefault="00E864AB" w:rsidP="00AB0116">
      <w:pPr>
        <w:pStyle w:val="Heading2"/>
        <w:numPr>
          <w:ilvl w:val="0"/>
          <w:numId w:val="0"/>
        </w:numPr>
        <w:pPrChange w:id="1408" w:author="Mark Warneke" w:date="2015-05-25T13:08:00Z">
          <w:pPr>
            <w:pStyle w:val="Heading2"/>
          </w:pPr>
        </w:pPrChange>
      </w:pPr>
      <w:r w:rsidRPr="00D62916">
        <w:t>Laufzeitszenario 1</w:t>
      </w:r>
      <w:bookmarkEnd w:id="1406"/>
      <w:bookmarkEnd w:id="1407"/>
    </w:p>
    <w:p w14:paraId="11FACFCC" w14:textId="77777777" w:rsidR="00E864AB" w:rsidRPr="00D62916" w:rsidRDefault="00E864AB" w:rsidP="00E864AB">
      <w:pPr>
        <w:pStyle w:val="ErluterungstextBullets"/>
      </w:pPr>
      <w:bookmarkStart w:id="1409" w:name="OLE_LINK71"/>
      <w:bookmarkStart w:id="1410" w:name="OLE_LINK72"/>
      <w:r w:rsidRPr="00D62916">
        <w:t>Laufzeitdiagramm</w:t>
      </w:r>
    </w:p>
    <w:p w14:paraId="5E0284B9" w14:textId="77777777" w:rsidR="00E864AB" w:rsidRPr="00D62916" w:rsidRDefault="00E864AB" w:rsidP="00E864AB">
      <w:pPr>
        <w:pStyle w:val="ErluterungstextBullets"/>
      </w:pPr>
      <w:r w:rsidRPr="00D62916">
        <w:t>Erläuterung der Besonderheiten bei dem Zusammenspiel der Bausteininstanzen in diesem Diagramm</w:t>
      </w:r>
    </w:p>
    <w:bookmarkEnd w:id="1409"/>
    <w:bookmarkEnd w:id="1410"/>
    <w:p w14:paraId="21AA8F37" w14:textId="77777777" w:rsidR="00E864AB" w:rsidRPr="00D62916" w:rsidRDefault="00E864AB" w:rsidP="00E864AB">
      <w:pPr>
        <w:rPr>
          <w:rFonts w:cs="Arial"/>
        </w:rPr>
      </w:pPr>
    </w:p>
    <w:p w14:paraId="2744FAF0" w14:textId="77777777" w:rsidR="00E864AB" w:rsidRPr="00D62916" w:rsidRDefault="00E864AB" w:rsidP="00E864AB">
      <w:pPr>
        <w:pStyle w:val="Heading2"/>
      </w:pPr>
      <w:bookmarkStart w:id="1411" w:name="_Toc161293451"/>
      <w:bookmarkStart w:id="1412" w:name="_Toc188159237"/>
      <w:r w:rsidRPr="00D62916">
        <w:lastRenderedPageBreak/>
        <w:t>Laufzeitszenario 2</w:t>
      </w:r>
      <w:bookmarkEnd w:id="1411"/>
      <w:bookmarkEnd w:id="1412"/>
    </w:p>
    <w:p w14:paraId="1C5B8761" w14:textId="77777777" w:rsidR="00E864AB" w:rsidRPr="00D62916" w:rsidRDefault="00E864AB" w:rsidP="00E864AB">
      <w:pPr>
        <w:pStyle w:val="ErluterungstextBullets"/>
      </w:pPr>
      <w:r w:rsidRPr="00D62916">
        <w:t>Laufzeitdiagramm</w:t>
      </w:r>
    </w:p>
    <w:p w14:paraId="7E6564EF" w14:textId="77777777" w:rsidR="00E864AB" w:rsidRPr="00D62916" w:rsidRDefault="00E864AB" w:rsidP="00E864AB">
      <w:pPr>
        <w:pStyle w:val="ErluterungstextBullets"/>
      </w:pPr>
      <w:r w:rsidRPr="00D62916">
        <w:t>Erläuterung der Besonderheiten bei dem Zusammenspiel der Bausteininstanzen in diesem Diagramm</w:t>
      </w:r>
    </w:p>
    <w:p w14:paraId="12DE16B8" w14:textId="77777777" w:rsidR="00E864AB" w:rsidRPr="00D62916" w:rsidRDefault="00E864AB" w:rsidP="00E864AB">
      <w:pPr>
        <w:rPr>
          <w:rFonts w:cs="Arial"/>
        </w:rPr>
      </w:pPr>
    </w:p>
    <w:p w14:paraId="6D1A47EA" w14:textId="77777777" w:rsidR="00E864AB" w:rsidRPr="00D62916" w:rsidRDefault="00E864AB" w:rsidP="00E864AB">
      <w:pPr>
        <w:pStyle w:val="Heading2"/>
      </w:pPr>
      <w:bookmarkStart w:id="1413" w:name="_Toc161293452"/>
      <w:bookmarkStart w:id="1414" w:name="_Toc188159238"/>
      <w:r w:rsidRPr="00D62916">
        <w:t>...</w:t>
      </w:r>
      <w:bookmarkEnd w:id="1413"/>
      <w:bookmarkEnd w:id="1414"/>
    </w:p>
    <w:p w14:paraId="2445C941" w14:textId="77777777" w:rsidR="00E864AB" w:rsidRPr="00D62916" w:rsidRDefault="00E864AB" w:rsidP="00E864AB"/>
    <w:p w14:paraId="24469629" w14:textId="77777777" w:rsidR="00E864AB" w:rsidRPr="00D62916" w:rsidRDefault="00E864AB" w:rsidP="00E864AB">
      <w:pPr>
        <w:pStyle w:val="Heading2"/>
      </w:pPr>
      <w:bookmarkStart w:id="1415" w:name="_Toc161293453"/>
      <w:bookmarkStart w:id="1416" w:name="_Toc188159239"/>
      <w:r w:rsidRPr="00D62916">
        <w:t>Laufzeitszenario n</w:t>
      </w:r>
      <w:bookmarkEnd w:id="1415"/>
      <w:bookmarkEnd w:id="1416"/>
    </w:p>
    <w:p w14:paraId="42FB6AAD" w14:textId="5E848785" w:rsidR="00E864AB" w:rsidRPr="00D62916" w:rsidDel="007E7731" w:rsidRDefault="00E864AB" w:rsidP="00E864AB">
      <w:pPr>
        <w:pStyle w:val="ErluterungstextBullets"/>
        <w:rPr>
          <w:del w:id="1417" w:author="Gernot Starke" w:date="2012-01-14T10:02:00Z"/>
        </w:rPr>
      </w:pPr>
      <w:del w:id="1418" w:author="Gernot Starke" w:date="2012-01-14T10:02:00Z">
        <w:r w:rsidRPr="00D62916" w:rsidDel="007E7731">
          <w:delText>Laufzeitdiagramm</w:delText>
        </w:r>
      </w:del>
    </w:p>
    <w:p w14:paraId="42384923" w14:textId="1D4FEA03" w:rsidR="00E864AB" w:rsidRPr="00D62916" w:rsidDel="007E7731" w:rsidRDefault="00E864AB" w:rsidP="00E864AB">
      <w:pPr>
        <w:pStyle w:val="ErluterungstextBullets"/>
        <w:rPr>
          <w:del w:id="1419" w:author="Gernot Starke" w:date="2012-01-14T10:02:00Z"/>
        </w:rPr>
      </w:pPr>
      <w:del w:id="1420" w:author="Gernot Starke" w:date="2012-01-14T10:02:00Z">
        <w:r w:rsidRPr="00D62916" w:rsidDel="007E7731">
          <w:delText>Erläuterung der Besonderheiten bei dem Zusammenspiel der Bausteininstanzen in diesem Diagramm</w:delText>
        </w:r>
      </w:del>
    </w:p>
    <w:p w14:paraId="045A98D6" w14:textId="77777777" w:rsidR="00E864AB" w:rsidRPr="00D62916" w:rsidRDefault="00E864AB" w:rsidP="00E864AB">
      <w:pPr>
        <w:rPr>
          <w:rFonts w:cs="Arial"/>
        </w:rPr>
      </w:pPr>
    </w:p>
    <w:p w14:paraId="22A60A68" w14:textId="77777777" w:rsidR="00E864AB" w:rsidRPr="00D62916" w:rsidRDefault="00E864AB" w:rsidP="00E864AB">
      <w:pPr>
        <w:pStyle w:val="Heading1"/>
      </w:pPr>
      <w:bookmarkStart w:id="1421" w:name="_Toc161293454"/>
      <w:bookmarkStart w:id="1422" w:name="_Toc188159240"/>
      <w:r w:rsidRPr="00D62916">
        <w:t>Verteilungssicht</w:t>
      </w:r>
      <w:bookmarkEnd w:id="1421"/>
      <w:bookmarkEnd w:id="1422"/>
    </w:p>
    <w:p w14:paraId="56EA0841" w14:textId="77777777" w:rsidR="00E864AB" w:rsidRPr="00D62916" w:rsidRDefault="00E864AB" w:rsidP="00E864AB">
      <w:pPr>
        <w:pStyle w:val="Erluterungberschrift"/>
      </w:pPr>
      <w:bookmarkStart w:id="1423" w:name="OLE_LINK73"/>
      <w:bookmarkStart w:id="1424" w:name="OLE_LINK74"/>
      <w:r w:rsidRPr="00D62916">
        <w:t>Inhalt</w:t>
      </w:r>
    </w:p>
    <w:p w14:paraId="6B4B8299" w14:textId="77777777" w:rsidR="00E864AB" w:rsidRPr="00D62916" w:rsidRDefault="00E864AB" w:rsidP="00E864AB">
      <w:pPr>
        <w:pStyle w:val="Erluterungstext"/>
      </w:pPr>
      <w:r w:rsidRPr="00D62916">
        <w:t>Diese Sicht beschreibt, in welcher Umgebung das System abläuft. Sie beschreiben die geographische Verteilung Ihres Systems oder die Struktur der Hardwarekomponenten, auf denen die Software abläuft. Sie dokumentiert Rechner, Prozessoren, Netztopologien und Kanäle, sowie sonstige Bestandteile der physischen Systemumgebung. Die Verteilungssicht zeigt das System aus Betreibersicht.</w:t>
      </w:r>
    </w:p>
    <w:p w14:paraId="4ADE1161" w14:textId="77777777" w:rsidR="00E864AB" w:rsidRPr="00B91F43" w:rsidRDefault="00E864AB" w:rsidP="00E864AB">
      <w:pPr>
        <w:pStyle w:val="Erluterungstext"/>
      </w:pPr>
      <w:r w:rsidRPr="00D62916">
        <w:t xml:space="preserve">Zeigen Sie in dieser Sicht auch, wie die Bausteine des Systems zu </w:t>
      </w:r>
      <w:r w:rsidRPr="00D62916">
        <w:rPr>
          <w:i/>
        </w:rPr>
        <w:t>Verteilungsartefakten</w:t>
      </w:r>
      <w:r w:rsidRPr="00D62916">
        <w:t xml:space="preserve"> zusammengefasst oder –gebaut werden (engl. deployment artifacts oder deployment units).</w:t>
      </w:r>
    </w:p>
    <w:p w14:paraId="444DA25C" w14:textId="77777777" w:rsidR="00E864AB" w:rsidRPr="00D62916" w:rsidRDefault="00E864AB" w:rsidP="00E864AB">
      <w:pPr>
        <w:pStyle w:val="Erluterungberschrift"/>
      </w:pPr>
      <w:r w:rsidRPr="00D62916">
        <w:t>Motivation</w:t>
      </w:r>
    </w:p>
    <w:p w14:paraId="715A8161" w14:textId="77777777" w:rsidR="00E864AB" w:rsidRPr="00D62916" w:rsidRDefault="00E864AB" w:rsidP="00E864AB">
      <w:pPr>
        <w:pStyle w:val="Erluterungstext"/>
      </w:pPr>
      <w:r w:rsidRPr="00D62916">
        <w:t>Software ohne Hardware tut wenig. Das Minimum, was Sie als Software-Architekt daher brauchen, sind so viele Angaben zu der zugrunde liegenden (Hardware- )Verteilung, dass Sie jeden Software-Baustein, der für den Betrieb interessant ist, irgendwelchen Hardware-Einheiten zuordnen können. (Das gilt auch für Standardsoftware, die Voraussetzung für das Funktionieren des Gesamtsystems ist). Sie sollen mit diesen Modellen die Betreiber in die Lage versetzen, die Software auch komplett und richtig zu installieren.</w:t>
      </w:r>
    </w:p>
    <w:p w14:paraId="38225DE6" w14:textId="77777777" w:rsidR="00E864AB" w:rsidRPr="00D62916" w:rsidRDefault="00E864AB" w:rsidP="00E864AB">
      <w:pPr>
        <w:pStyle w:val="Erluterungberschrift"/>
      </w:pPr>
      <w:r w:rsidRPr="00D62916">
        <w:t>Form</w:t>
      </w:r>
    </w:p>
    <w:p w14:paraId="19791D8B" w14:textId="77777777" w:rsidR="00E864AB" w:rsidRPr="00D62916" w:rsidRDefault="00E864AB" w:rsidP="00E864AB">
      <w:pPr>
        <w:pStyle w:val="Erluterungstext"/>
      </w:pPr>
      <w:r w:rsidRPr="00D62916">
        <w:t>Die UML stellt mit Verteilungsdiagrammen (Deployment diagrams) eine Diagrammart zur Verfügung, um diese Sicht auszudrücken. Nutzen Sie diese, evtl. auch geschachtelt, wenn Ihre Verteilungsstruktur es verlangt. (Das oberste Deployment- Diagramm sollte bereits in Ihrer Kontextsicht enthalten sein mit Ihrer Infrastruktur als EINE Black-Box. Jetzt zoomen Sie in diese Infrastruktur mit weiteren Deployment- Diagrammen hinein.</w:t>
      </w:r>
    </w:p>
    <w:p w14:paraId="566F20EE" w14:textId="77777777" w:rsidR="00E864AB" w:rsidRPr="00D62916" w:rsidRDefault="00E864AB" w:rsidP="00E864AB">
      <w:pPr>
        <w:pStyle w:val="Erluterungstext"/>
      </w:pPr>
      <w:r w:rsidRPr="00D62916">
        <w:t>Andere Diagramme Ihrer Hardware-Kollegen, die Prozessoren und Kanäle darstellen sind hier ebenfalls einsetzbar. Abstrahieren Sie aber auf die Aspekte, die für die Software-Verteilung relevant sind.</w:t>
      </w:r>
    </w:p>
    <w:p w14:paraId="004F3696" w14:textId="4B105BE2" w:rsidR="00E864AB" w:rsidRPr="00D62916" w:rsidDel="00AB0116" w:rsidRDefault="00E864AB" w:rsidP="00E864AB">
      <w:pPr>
        <w:pStyle w:val="Heading2"/>
        <w:rPr>
          <w:del w:id="1425" w:author="Mark Warneke" w:date="2015-05-25T13:09:00Z"/>
        </w:rPr>
      </w:pPr>
      <w:bookmarkStart w:id="1426" w:name="_Toc161293455"/>
      <w:bookmarkStart w:id="1427" w:name="_Toc188159241"/>
      <w:bookmarkEnd w:id="1423"/>
      <w:bookmarkEnd w:id="1424"/>
      <w:del w:id="1428" w:author="Mark Warneke" w:date="2015-05-25T13:09:00Z">
        <w:r w:rsidRPr="00D62916" w:rsidDel="00AB0116">
          <w:delText>Infrastruktur Ebene 1</w:delText>
        </w:r>
        <w:bookmarkEnd w:id="1426"/>
        <w:bookmarkEnd w:id="1427"/>
      </w:del>
    </w:p>
    <w:p w14:paraId="79EDD016" w14:textId="4DA1C990" w:rsidR="00E864AB" w:rsidRPr="00D62916" w:rsidDel="00AB0116" w:rsidRDefault="00E864AB" w:rsidP="00E864AB">
      <w:pPr>
        <w:pStyle w:val="Heading3"/>
        <w:rPr>
          <w:del w:id="1429" w:author="Mark Warneke" w:date="2015-05-25T13:09:00Z"/>
        </w:rPr>
      </w:pPr>
      <w:del w:id="1430" w:author="Mark Warneke" w:date="2015-05-25T13:09:00Z">
        <w:r w:rsidRPr="00D62916" w:rsidDel="00AB0116">
          <w:delText>Verteilungsdiagramm Ebene 1</w:delText>
        </w:r>
      </w:del>
    </w:p>
    <w:p w14:paraId="3354D3A8" w14:textId="52BE78B2" w:rsidR="00E864AB" w:rsidRPr="00D62916" w:rsidDel="00AB0116" w:rsidRDefault="00E864AB" w:rsidP="00E864AB">
      <w:pPr>
        <w:pStyle w:val="ErluterungstextBullets"/>
        <w:rPr>
          <w:del w:id="1431" w:author="Mark Warneke" w:date="2015-05-25T13:09:00Z"/>
        </w:rPr>
      </w:pPr>
      <w:bookmarkStart w:id="1432" w:name="OLE_LINK75"/>
      <w:bookmarkStart w:id="1433" w:name="OLE_LINK76"/>
      <w:del w:id="1434" w:author="Mark Warneke" w:date="2015-05-25T13:09:00Z">
        <w:r w:rsidRPr="00D62916" w:rsidDel="00AB0116">
          <w:delText>zeigt das Verteilung des Gesamtsystems auf 1 - n Prozessoren (oder Standorte) sowie die physischen Verbindungskanäle zwischen diesen.</w:delText>
        </w:r>
      </w:del>
    </w:p>
    <w:p w14:paraId="5848990A" w14:textId="75D45D67" w:rsidR="00E864AB" w:rsidRPr="00D62916" w:rsidDel="00AB0116" w:rsidRDefault="00E864AB" w:rsidP="00E864AB">
      <w:pPr>
        <w:pStyle w:val="ErluterungstextBullets"/>
        <w:rPr>
          <w:del w:id="1435" w:author="Mark Warneke" w:date="2015-05-25T13:09:00Z"/>
        </w:rPr>
      </w:pPr>
      <w:del w:id="1436" w:author="Mark Warneke" w:date="2015-05-25T13:09:00Z">
        <w:r w:rsidRPr="00D62916" w:rsidDel="00AB0116">
          <w:delText>beschreibt wichtige Begründungen, die zu dieser Verteilungsstruktur, d.h. zur Auswahl der Knoten und zhur Auswahl der Kanäle führten</w:delText>
        </w:r>
      </w:del>
    </w:p>
    <w:p w14:paraId="7423F9A2" w14:textId="6F102270" w:rsidR="00E864AB" w:rsidRPr="00D62916" w:rsidDel="00AB0116" w:rsidRDefault="00E864AB" w:rsidP="00E864AB">
      <w:pPr>
        <w:pStyle w:val="ErluterungstextBullets"/>
        <w:rPr>
          <w:del w:id="1437" w:author="Mark Warneke" w:date="2015-05-25T13:09:00Z"/>
        </w:rPr>
      </w:pPr>
      <w:del w:id="1438" w:author="Mark Warneke" w:date="2015-05-25T13:09:00Z">
        <w:r w:rsidRPr="00D62916" w:rsidDel="00AB0116">
          <w:delText>verweist evtl. auf verworfene Alternativen (mit der Begründung, warum es verworfen wurden</w:delText>
        </w:r>
      </w:del>
    </w:p>
    <w:bookmarkEnd w:id="1432"/>
    <w:bookmarkEnd w:id="1433"/>
    <w:p w14:paraId="232CB65D" w14:textId="590623CA" w:rsidR="00E864AB" w:rsidRPr="00D62916" w:rsidDel="00AB0116" w:rsidRDefault="00E864AB" w:rsidP="00E864AB">
      <w:pPr>
        <w:rPr>
          <w:del w:id="1439" w:author="Mark Warneke" w:date="2015-05-25T13:09:00Z"/>
          <w:rFonts w:cs="Arial"/>
        </w:rPr>
      </w:pPr>
    </w:p>
    <w:p w14:paraId="055CC0AA" w14:textId="50108C33" w:rsidR="00E864AB" w:rsidRPr="00D62916" w:rsidDel="00AB0116" w:rsidRDefault="00E864AB" w:rsidP="00E864AB">
      <w:pPr>
        <w:pStyle w:val="Heading3"/>
        <w:rPr>
          <w:del w:id="1440" w:author="Mark Warneke" w:date="2015-05-25T13:09:00Z"/>
        </w:rPr>
      </w:pPr>
      <w:del w:id="1441" w:author="Mark Warneke" w:date="2015-05-25T13:09:00Z">
        <w:r w:rsidRPr="00D62916" w:rsidDel="00AB0116">
          <w:delText xml:space="preserve">Prozessor 1 </w:delText>
        </w:r>
      </w:del>
    </w:p>
    <w:p w14:paraId="5257FA0C" w14:textId="0552918C" w:rsidR="00E864AB" w:rsidRPr="00D62916" w:rsidDel="00AB0116" w:rsidRDefault="00E864AB" w:rsidP="00E864AB">
      <w:pPr>
        <w:pStyle w:val="Erluterungstext"/>
        <w:rPr>
          <w:del w:id="1442" w:author="Mark Warneke" w:date="2015-05-25T13:09:00Z"/>
        </w:rPr>
      </w:pPr>
      <w:bookmarkStart w:id="1443" w:name="OLE_LINK77"/>
      <w:bookmarkStart w:id="1444" w:name="OLE_LINK78"/>
      <w:del w:id="1445" w:author="Mark Warneke" w:date="2015-05-25T13:09:00Z">
        <w:r w:rsidRPr="00D62916" w:rsidDel="00AB0116">
          <w:delText>Struktur gemäß Knoten-Template (node-template):</w:delText>
        </w:r>
      </w:del>
    </w:p>
    <w:p w14:paraId="1420725B" w14:textId="4BA65FAE" w:rsidR="00E864AB" w:rsidRPr="00D62916" w:rsidDel="00AB0116" w:rsidRDefault="00E864AB" w:rsidP="00E864AB">
      <w:pPr>
        <w:numPr>
          <w:ilvl w:val="0"/>
          <w:numId w:val="2"/>
        </w:numPr>
        <w:spacing w:before="56" w:after="113"/>
        <w:ind w:left="428" w:hanging="375"/>
        <w:rPr>
          <w:del w:id="1446" w:author="Mark Warneke" w:date="2015-05-25T13:09:00Z"/>
          <w:rFonts w:cs="Arial"/>
          <w:sz w:val="20"/>
        </w:rPr>
      </w:pPr>
      <w:bookmarkStart w:id="1447" w:name="OLE_LINK79"/>
      <w:bookmarkStart w:id="1448" w:name="OLE_LINK80"/>
      <w:bookmarkEnd w:id="1443"/>
      <w:bookmarkEnd w:id="1444"/>
      <w:del w:id="1449" w:author="Mark Warneke" w:date="2015-05-25T13:09:00Z">
        <w:r w:rsidRPr="00D62916" w:rsidDel="00AB0116">
          <w:rPr>
            <w:rFonts w:cs="Arial"/>
            <w:sz w:val="20"/>
          </w:rPr>
          <w:delText>Beschreibung</w:delText>
        </w:r>
      </w:del>
    </w:p>
    <w:p w14:paraId="3BCFD84A" w14:textId="48B17C6A" w:rsidR="00E864AB" w:rsidRPr="00D62916" w:rsidDel="00AB0116" w:rsidRDefault="00E864AB" w:rsidP="00E864AB">
      <w:pPr>
        <w:numPr>
          <w:ilvl w:val="0"/>
          <w:numId w:val="2"/>
        </w:numPr>
        <w:spacing w:before="56" w:after="113"/>
        <w:ind w:left="428" w:hanging="375"/>
        <w:rPr>
          <w:del w:id="1450" w:author="Mark Warneke" w:date="2015-05-25T13:09:00Z"/>
          <w:rFonts w:cs="Arial"/>
          <w:sz w:val="20"/>
        </w:rPr>
      </w:pPr>
      <w:del w:id="1451" w:author="Mark Warneke" w:date="2015-05-25T13:09:00Z">
        <w:r w:rsidRPr="00D62916" w:rsidDel="00AB0116">
          <w:rPr>
            <w:rFonts w:cs="Arial"/>
            <w:sz w:val="20"/>
          </w:rPr>
          <w:delText>Leistungsmerkmale</w:delText>
        </w:r>
      </w:del>
    </w:p>
    <w:p w14:paraId="2FA95072" w14:textId="5BFEBF0E" w:rsidR="00E864AB" w:rsidRPr="00D62916" w:rsidDel="00AB0116" w:rsidRDefault="00E864AB" w:rsidP="00E864AB">
      <w:pPr>
        <w:numPr>
          <w:ilvl w:val="0"/>
          <w:numId w:val="2"/>
        </w:numPr>
        <w:spacing w:before="56" w:after="113"/>
        <w:ind w:left="428" w:hanging="375"/>
        <w:rPr>
          <w:del w:id="1452" w:author="Mark Warneke" w:date="2015-05-25T13:09:00Z"/>
          <w:rFonts w:cs="Arial"/>
          <w:sz w:val="20"/>
        </w:rPr>
      </w:pPr>
      <w:del w:id="1453" w:author="Mark Warneke" w:date="2015-05-25T13:09:00Z">
        <w:r w:rsidRPr="00D62916" w:rsidDel="00AB0116">
          <w:rPr>
            <w:rFonts w:cs="Arial"/>
            <w:sz w:val="20"/>
          </w:rPr>
          <w:delText>Zugeordnete Software- Bausteine</w:delText>
        </w:r>
      </w:del>
    </w:p>
    <w:p w14:paraId="0D7FFCC9" w14:textId="56F4600A" w:rsidR="00E864AB" w:rsidRPr="00D62916" w:rsidDel="00AB0116" w:rsidRDefault="00E864AB" w:rsidP="00E864AB">
      <w:pPr>
        <w:numPr>
          <w:ilvl w:val="0"/>
          <w:numId w:val="2"/>
        </w:numPr>
        <w:spacing w:before="56" w:after="113"/>
        <w:ind w:left="428" w:hanging="375"/>
        <w:rPr>
          <w:del w:id="1454" w:author="Mark Warneke" w:date="2015-05-25T13:09:00Z"/>
          <w:rFonts w:cs="Arial"/>
          <w:sz w:val="20"/>
        </w:rPr>
      </w:pPr>
      <w:del w:id="1455" w:author="Mark Warneke" w:date="2015-05-25T13:09:00Z">
        <w:r w:rsidRPr="00D62916" w:rsidDel="00AB0116">
          <w:rPr>
            <w:rFonts w:cs="Arial"/>
            <w:sz w:val="20"/>
          </w:rPr>
          <w:delText>Sonstige Verwaltungsinformationen</w:delText>
        </w:r>
      </w:del>
    </w:p>
    <w:p w14:paraId="0211568F" w14:textId="7815454F" w:rsidR="00E864AB" w:rsidRPr="00D62916" w:rsidDel="00AB0116" w:rsidRDefault="00E864AB" w:rsidP="00E864AB">
      <w:pPr>
        <w:numPr>
          <w:ilvl w:val="0"/>
          <w:numId w:val="2"/>
        </w:numPr>
        <w:spacing w:before="56" w:after="113"/>
        <w:ind w:left="428" w:hanging="375"/>
        <w:rPr>
          <w:del w:id="1456" w:author="Mark Warneke" w:date="2015-05-25T13:09:00Z"/>
          <w:rFonts w:cs="Arial"/>
          <w:sz w:val="20"/>
        </w:rPr>
      </w:pPr>
      <w:del w:id="1457" w:author="Mark Warneke" w:date="2015-05-25T13:09:00Z">
        <w:r w:rsidRPr="00D62916" w:rsidDel="00AB0116">
          <w:rPr>
            <w:rFonts w:cs="Arial"/>
            <w:sz w:val="20"/>
          </w:rPr>
          <w:delText>Offene Punkte</w:delText>
        </w:r>
      </w:del>
    </w:p>
    <w:bookmarkEnd w:id="1447"/>
    <w:bookmarkEnd w:id="1448"/>
    <w:p w14:paraId="6E324D84" w14:textId="6310D432" w:rsidR="00E864AB" w:rsidRPr="00D62916" w:rsidDel="00AB0116" w:rsidRDefault="00E864AB" w:rsidP="00E864AB">
      <w:pPr>
        <w:pStyle w:val="Heading3"/>
        <w:rPr>
          <w:del w:id="1458" w:author="Mark Warneke" w:date="2015-05-25T13:09:00Z"/>
        </w:rPr>
      </w:pPr>
      <w:del w:id="1459" w:author="Mark Warneke" w:date="2015-05-25T13:09:00Z">
        <w:r w:rsidRPr="00D62916" w:rsidDel="00AB0116">
          <w:delText xml:space="preserve">Prozessor 2 </w:delText>
        </w:r>
      </w:del>
    </w:p>
    <w:p w14:paraId="1AD4A92F" w14:textId="1792513F" w:rsidR="00E864AB" w:rsidRPr="00D62916" w:rsidDel="00AB0116" w:rsidRDefault="00E864AB" w:rsidP="00E864AB">
      <w:pPr>
        <w:pStyle w:val="Erluterungstext"/>
        <w:rPr>
          <w:del w:id="1460" w:author="Mark Warneke" w:date="2015-05-25T13:09:00Z"/>
        </w:rPr>
      </w:pPr>
      <w:del w:id="1461" w:author="Mark Warneke" w:date="2015-05-25T13:09:00Z">
        <w:r w:rsidRPr="00D62916" w:rsidDel="00AB0116">
          <w:delText>Struktur gemäß Knoten-Template:</w:delText>
        </w:r>
      </w:del>
    </w:p>
    <w:p w14:paraId="6B6B2D97" w14:textId="63438D77" w:rsidR="00E864AB" w:rsidRPr="00D62916" w:rsidDel="00AB0116" w:rsidRDefault="00E864AB" w:rsidP="00E864AB">
      <w:pPr>
        <w:numPr>
          <w:ilvl w:val="0"/>
          <w:numId w:val="2"/>
        </w:numPr>
        <w:spacing w:before="56" w:after="113"/>
        <w:ind w:left="428" w:hanging="375"/>
        <w:rPr>
          <w:del w:id="1462" w:author="Mark Warneke" w:date="2015-05-25T13:09:00Z"/>
          <w:rFonts w:cs="Arial"/>
          <w:sz w:val="20"/>
        </w:rPr>
      </w:pPr>
      <w:del w:id="1463" w:author="Mark Warneke" w:date="2015-05-25T13:09:00Z">
        <w:r w:rsidRPr="00D62916" w:rsidDel="00AB0116">
          <w:rPr>
            <w:rFonts w:cs="Arial"/>
            <w:sz w:val="20"/>
          </w:rPr>
          <w:delText>Beschreibung</w:delText>
        </w:r>
      </w:del>
    </w:p>
    <w:p w14:paraId="09C0D892" w14:textId="3196F52F" w:rsidR="00E864AB" w:rsidRPr="00D62916" w:rsidDel="00AB0116" w:rsidRDefault="00E864AB" w:rsidP="00E864AB">
      <w:pPr>
        <w:numPr>
          <w:ilvl w:val="0"/>
          <w:numId w:val="2"/>
        </w:numPr>
        <w:spacing w:before="56" w:after="113"/>
        <w:ind w:left="428" w:hanging="375"/>
        <w:rPr>
          <w:del w:id="1464" w:author="Mark Warneke" w:date="2015-05-25T13:09:00Z"/>
          <w:rFonts w:cs="Arial"/>
          <w:sz w:val="20"/>
        </w:rPr>
      </w:pPr>
      <w:del w:id="1465" w:author="Mark Warneke" w:date="2015-05-25T13:09:00Z">
        <w:r w:rsidRPr="00D62916" w:rsidDel="00AB0116">
          <w:rPr>
            <w:rFonts w:cs="Arial"/>
            <w:sz w:val="20"/>
          </w:rPr>
          <w:delText>Leistungsmerkmale</w:delText>
        </w:r>
      </w:del>
    </w:p>
    <w:p w14:paraId="4640FCEE" w14:textId="0748D595" w:rsidR="00E864AB" w:rsidRPr="00D62916" w:rsidDel="00AB0116" w:rsidRDefault="00E864AB" w:rsidP="00E864AB">
      <w:pPr>
        <w:numPr>
          <w:ilvl w:val="0"/>
          <w:numId w:val="2"/>
        </w:numPr>
        <w:spacing w:before="56" w:after="113"/>
        <w:ind w:left="428" w:hanging="375"/>
        <w:rPr>
          <w:del w:id="1466" w:author="Mark Warneke" w:date="2015-05-25T13:09:00Z"/>
          <w:rFonts w:cs="Arial"/>
          <w:sz w:val="20"/>
        </w:rPr>
      </w:pPr>
      <w:del w:id="1467" w:author="Mark Warneke" w:date="2015-05-25T13:09:00Z">
        <w:r w:rsidRPr="00D62916" w:rsidDel="00AB0116">
          <w:rPr>
            <w:rFonts w:cs="Arial"/>
            <w:sz w:val="20"/>
          </w:rPr>
          <w:delText>Zugeordnete Software- Bausteine</w:delText>
        </w:r>
      </w:del>
    </w:p>
    <w:p w14:paraId="46341086" w14:textId="136EA770" w:rsidR="00E864AB" w:rsidRPr="00D62916" w:rsidDel="00AB0116" w:rsidRDefault="00E864AB" w:rsidP="00E864AB">
      <w:pPr>
        <w:numPr>
          <w:ilvl w:val="0"/>
          <w:numId w:val="2"/>
        </w:numPr>
        <w:spacing w:before="56" w:after="113"/>
        <w:ind w:left="428" w:hanging="375"/>
        <w:rPr>
          <w:del w:id="1468" w:author="Mark Warneke" w:date="2015-05-25T13:09:00Z"/>
          <w:rFonts w:cs="Arial"/>
          <w:sz w:val="20"/>
        </w:rPr>
      </w:pPr>
      <w:del w:id="1469" w:author="Mark Warneke" w:date="2015-05-25T13:09:00Z">
        <w:r w:rsidRPr="00D62916" w:rsidDel="00AB0116">
          <w:rPr>
            <w:rFonts w:cs="Arial"/>
            <w:sz w:val="20"/>
          </w:rPr>
          <w:delText>Sonstige Verwaltungsinformationen</w:delText>
        </w:r>
      </w:del>
    </w:p>
    <w:p w14:paraId="566ACB41" w14:textId="171A3CF8" w:rsidR="00E864AB" w:rsidRPr="00D62916" w:rsidDel="00AB0116" w:rsidRDefault="00E864AB" w:rsidP="00E864AB">
      <w:pPr>
        <w:numPr>
          <w:ilvl w:val="0"/>
          <w:numId w:val="2"/>
        </w:numPr>
        <w:spacing w:before="56" w:after="113"/>
        <w:ind w:left="428" w:hanging="375"/>
        <w:rPr>
          <w:del w:id="1470" w:author="Mark Warneke" w:date="2015-05-25T13:09:00Z"/>
          <w:rFonts w:cs="Arial"/>
          <w:sz w:val="20"/>
        </w:rPr>
      </w:pPr>
      <w:del w:id="1471" w:author="Mark Warneke" w:date="2015-05-25T13:09:00Z">
        <w:r w:rsidRPr="00D62916" w:rsidDel="00AB0116">
          <w:rPr>
            <w:rFonts w:cs="Arial"/>
            <w:sz w:val="20"/>
          </w:rPr>
          <w:delText>Offene Punkte</w:delText>
        </w:r>
      </w:del>
    </w:p>
    <w:p w14:paraId="5A047000" w14:textId="64A1C24B" w:rsidR="00E864AB" w:rsidRPr="00D62916" w:rsidDel="00AB0116" w:rsidRDefault="00E864AB" w:rsidP="00E864AB">
      <w:pPr>
        <w:pStyle w:val="Heading3"/>
        <w:rPr>
          <w:del w:id="1472" w:author="Mark Warneke" w:date="2015-05-25T13:09:00Z"/>
        </w:rPr>
      </w:pPr>
      <w:del w:id="1473" w:author="Mark Warneke" w:date="2015-05-25T13:09:00Z">
        <w:r w:rsidRPr="00D62916" w:rsidDel="00AB0116">
          <w:delText>...</w:delText>
        </w:r>
      </w:del>
    </w:p>
    <w:p w14:paraId="7749A5B6" w14:textId="2CA7AD09" w:rsidR="00E864AB" w:rsidRPr="00D62916" w:rsidDel="00AB0116" w:rsidRDefault="00E864AB" w:rsidP="00E864AB">
      <w:pPr>
        <w:pStyle w:val="Heading3"/>
        <w:rPr>
          <w:del w:id="1474" w:author="Mark Warneke" w:date="2015-05-25T13:09:00Z"/>
        </w:rPr>
      </w:pPr>
      <w:del w:id="1475" w:author="Mark Warneke" w:date="2015-05-25T13:09:00Z">
        <w:r w:rsidRPr="00D62916" w:rsidDel="00AB0116">
          <w:delText>Prozessor n</w:delText>
        </w:r>
      </w:del>
    </w:p>
    <w:p w14:paraId="5F671EAB" w14:textId="37A5FA6D" w:rsidR="00E864AB" w:rsidRPr="00D62916" w:rsidDel="00AB0116" w:rsidRDefault="00E864AB" w:rsidP="00E864AB">
      <w:pPr>
        <w:pStyle w:val="Erluterungstext"/>
        <w:rPr>
          <w:del w:id="1476" w:author="Mark Warneke" w:date="2015-05-25T13:09:00Z"/>
        </w:rPr>
      </w:pPr>
      <w:del w:id="1477" w:author="Mark Warneke" w:date="2015-05-25T13:09:00Z">
        <w:r w:rsidRPr="00D62916" w:rsidDel="00AB0116">
          <w:delText>Struktur gemäß Knoten-Template:</w:delText>
        </w:r>
      </w:del>
    </w:p>
    <w:p w14:paraId="12106129" w14:textId="7584FE5D" w:rsidR="00E864AB" w:rsidRPr="002D7FEA" w:rsidDel="00AB0116" w:rsidRDefault="00E864AB" w:rsidP="00E864AB">
      <w:pPr>
        <w:numPr>
          <w:ilvl w:val="0"/>
          <w:numId w:val="2"/>
        </w:numPr>
        <w:spacing w:before="56" w:after="113"/>
        <w:ind w:left="428" w:hanging="375"/>
        <w:rPr>
          <w:del w:id="1478" w:author="Mark Warneke" w:date="2015-05-25T13:09:00Z"/>
          <w:rFonts w:cs="Arial"/>
          <w:sz w:val="20"/>
        </w:rPr>
      </w:pPr>
      <w:del w:id="1479" w:author="Mark Warneke" w:date="2015-05-25T13:09:00Z">
        <w:r w:rsidRPr="002D7FEA" w:rsidDel="00AB0116">
          <w:rPr>
            <w:rFonts w:cs="Arial"/>
            <w:sz w:val="20"/>
          </w:rPr>
          <w:delText>Beschreibung</w:delText>
        </w:r>
      </w:del>
    </w:p>
    <w:p w14:paraId="196C2FF9" w14:textId="0A1F1CAA" w:rsidR="00E864AB" w:rsidRPr="002D7FEA" w:rsidDel="00AB0116" w:rsidRDefault="00E864AB" w:rsidP="00E864AB">
      <w:pPr>
        <w:numPr>
          <w:ilvl w:val="0"/>
          <w:numId w:val="2"/>
        </w:numPr>
        <w:spacing w:before="56" w:after="113"/>
        <w:ind w:left="428" w:hanging="375"/>
        <w:rPr>
          <w:del w:id="1480" w:author="Mark Warneke" w:date="2015-05-25T13:09:00Z"/>
          <w:rFonts w:cs="Arial"/>
          <w:sz w:val="20"/>
        </w:rPr>
      </w:pPr>
      <w:del w:id="1481" w:author="Mark Warneke" w:date="2015-05-25T13:09:00Z">
        <w:r w:rsidRPr="002D7FEA" w:rsidDel="00AB0116">
          <w:rPr>
            <w:rFonts w:cs="Arial"/>
            <w:sz w:val="20"/>
          </w:rPr>
          <w:delText>Leistungsmerkmale</w:delText>
        </w:r>
      </w:del>
    </w:p>
    <w:p w14:paraId="66792145" w14:textId="669B685E" w:rsidR="00E864AB" w:rsidRPr="002D7FEA" w:rsidDel="00AB0116" w:rsidRDefault="00E864AB" w:rsidP="00E864AB">
      <w:pPr>
        <w:numPr>
          <w:ilvl w:val="0"/>
          <w:numId w:val="2"/>
        </w:numPr>
        <w:spacing w:before="56" w:after="113"/>
        <w:ind w:left="428" w:hanging="375"/>
        <w:rPr>
          <w:del w:id="1482" w:author="Mark Warneke" w:date="2015-05-25T13:09:00Z"/>
          <w:rFonts w:cs="Arial"/>
          <w:sz w:val="20"/>
        </w:rPr>
      </w:pPr>
      <w:del w:id="1483" w:author="Mark Warneke" w:date="2015-05-25T13:09:00Z">
        <w:r w:rsidRPr="002D7FEA" w:rsidDel="00AB0116">
          <w:rPr>
            <w:rFonts w:cs="Arial"/>
            <w:sz w:val="20"/>
          </w:rPr>
          <w:delText>Zugeordnete Software- Bausteine</w:delText>
        </w:r>
      </w:del>
    </w:p>
    <w:p w14:paraId="4FFE4EA6" w14:textId="72FFCA58" w:rsidR="00E864AB" w:rsidRPr="002D7FEA" w:rsidDel="00AB0116" w:rsidRDefault="00E864AB" w:rsidP="00E864AB">
      <w:pPr>
        <w:numPr>
          <w:ilvl w:val="0"/>
          <w:numId w:val="2"/>
        </w:numPr>
        <w:spacing w:before="56" w:after="113"/>
        <w:ind w:left="428" w:hanging="375"/>
        <w:rPr>
          <w:del w:id="1484" w:author="Mark Warneke" w:date="2015-05-25T13:09:00Z"/>
          <w:rFonts w:cs="Arial"/>
          <w:sz w:val="20"/>
        </w:rPr>
      </w:pPr>
      <w:del w:id="1485" w:author="Mark Warneke" w:date="2015-05-25T13:09:00Z">
        <w:r w:rsidRPr="002D7FEA" w:rsidDel="00AB0116">
          <w:rPr>
            <w:rFonts w:cs="Arial"/>
            <w:sz w:val="20"/>
          </w:rPr>
          <w:delText>Sonstige Verwaltungsinformationen</w:delText>
        </w:r>
      </w:del>
    </w:p>
    <w:p w14:paraId="6A1C166F" w14:textId="5A0276E5" w:rsidR="00E864AB" w:rsidRPr="002D7FEA" w:rsidDel="00AB0116" w:rsidRDefault="00E864AB" w:rsidP="00E864AB">
      <w:pPr>
        <w:numPr>
          <w:ilvl w:val="0"/>
          <w:numId w:val="2"/>
        </w:numPr>
        <w:spacing w:before="56" w:after="113"/>
        <w:ind w:left="428" w:hanging="375"/>
        <w:rPr>
          <w:del w:id="1486" w:author="Mark Warneke" w:date="2015-05-25T13:09:00Z"/>
          <w:rFonts w:cs="Arial"/>
          <w:sz w:val="20"/>
        </w:rPr>
      </w:pPr>
      <w:del w:id="1487" w:author="Mark Warneke" w:date="2015-05-25T13:09:00Z">
        <w:r w:rsidRPr="002D7FEA" w:rsidDel="00AB0116">
          <w:rPr>
            <w:rFonts w:cs="Arial"/>
            <w:sz w:val="20"/>
          </w:rPr>
          <w:delText>Offene Punkte</w:delText>
        </w:r>
      </w:del>
    </w:p>
    <w:p w14:paraId="5295A240" w14:textId="2B9822CF" w:rsidR="00E864AB" w:rsidRPr="00D62916" w:rsidDel="00AB0116" w:rsidRDefault="00E864AB" w:rsidP="00E864AB">
      <w:pPr>
        <w:pStyle w:val="Heading3"/>
        <w:rPr>
          <w:del w:id="1488" w:author="Mark Warneke" w:date="2015-05-25T13:09:00Z"/>
        </w:rPr>
      </w:pPr>
      <w:del w:id="1489" w:author="Mark Warneke" w:date="2015-05-25T13:09:00Z">
        <w:r w:rsidRPr="00D62916" w:rsidDel="00AB0116">
          <w:delText>Kanal 1</w:delText>
        </w:r>
      </w:del>
    </w:p>
    <w:p w14:paraId="517E49BD" w14:textId="067C1D18" w:rsidR="00E864AB" w:rsidRPr="00D62916" w:rsidDel="00AB0116" w:rsidRDefault="00E864AB" w:rsidP="00E864AB">
      <w:pPr>
        <w:pStyle w:val="Erluterungberschrift"/>
        <w:rPr>
          <w:del w:id="1490" w:author="Mark Warneke" w:date="2015-05-25T13:09:00Z"/>
        </w:rPr>
      </w:pPr>
      <w:bookmarkStart w:id="1491" w:name="OLE_LINK83"/>
      <w:bookmarkStart w:id="1492" w:name="OLE_LINK84"/>
      <w:del w:id="1493" w:author="Mark Warneke" w:date="2015-05-25T13:09:00Z">
        <w:r w:rsidRPr="00D62916" w:rsidDel="00AB0116">
          <w:delText>Inhalt</w:delText>
        </w:r>
      </w:del>
    </w:p>
    <w:p w14:paraId="74DFC55A" w14:textId="37576E82" w:rsidR="00E864AB" w:rsidRPr="00D62916" w:rsidDel="00AB0116" w:rsidRDefault="00E864AB" w:rsidP="00E864AB">
      <w:pPr>
        <w:pStyle w:val="Erluterungstext"/>
        <w:rPr>
          <w:del w:id="1494" w:author="Mark Warneke" w:date="2015-05-25T13:09:00Z"/>
        </w:rPr>
      </w:pPr>
      <w:del w:id="1495" w:author="Mark Warneke" w:date="2015-05-25T13:09:00Z">
        <w:r w:rsidRPr="00D62916" w:rsidDel="00AB0116">
          <w:delText>Spezifikation der Eigenschaften des Kanals, soweit für die Software- Architektur interessant ist.</w:delText>
        </w:r>
      </w:del>
    </w:p>
    <w:p w14:paraId="47A30AE6" w14:textId="30374D2A" w:rsidR="00E864AB" w:rsidRPr="00D62916" w:rsidDel="00AB0116" w:rsidRDefault="00E864AB" w:rsidP="00E864AB">
      <w:pPr>
        <w:pStyle w:val="Erluterungberschrift"/>
        <w:rPr>
          <w:del w:id="1496" w:author="Mark Warneke" w:date="2015-05-25T13:09:00Z"/>
        </w:rPr>
      </w:pPr>
      <w:del w:id="1497" w:author="Mark Warneke" w:date="2015-05-25T13:09:00Z">
        <w:r w:rsidRPr="00D62916" w:rsidDel="00AB0116">
          <w:delText>Motivation</w:delText>
        </w:r>
      </w:del>
    </w:p>
    <w:p w14:paraId="54E60779" w14:textId="5498193A" w:rsidR="00E864AB" w:rsidRPr="00D62916" w:rsidDel="00AB0116" w:rsidRDefault="00E864AB" w:rsidP="00E864AB">
      <w:pPr>
        <w:pStyle w:val="Erluterungstext"/>
        <w:rPr>
          <w:del w:id="1498" w:author="Mark Warneke" w:date="2015-05-25T13:09:00Z"/>
        </w:rPr>
      </w:pPr>
      <w:del w:id="1499" w:author="Mark Warneke" w:date="2015-05-25T13:09:00Z">
        <w:r w:rsidRPr="00D62916" w:rsidDel="00AB0116">
          <w:delText>Spezifizieren Sie mindest die Eigenschaften der Übertragungskanäle, die Sie brauchen, um nicht-funktionale Anforderungen nachzuweisen, wie maximaler Durchsatz, Störungswahrscheinlichkeiten oder ähnliche.</w:delText>
        </w:r>
      </w:del>
    </w:p>
    <w:p w14:paraId="17B998B5" w14:textId="6A0C9F28" w:rsidR="00E864AB" w:rsidRPr="00D62916" w:rsidDel="00AB0116" w:rsidRDefault="00E864AB" w:rsidP="00E864AB">
      <w:pPr>
        <w:pStyle w:val="Erluterungberschrift"/>
        <w:rPr>
          <w:del w:id="1500" w:author="Mark Warneke" w:date="2015-05-25T13:09:00Z"/>
        </w:rPr>
      </w:pPr>
      <w:del w:id="1501" w:author="Mark Warneke" w:date="2015-05-25T13:09:00Z">
        <w:r w:rsidRPr="00D62916" w:rsidDel="00AB0116">
          <w:delText>Form</w:delText>
        </w:r>
      </w:del>
    </w:p>
    <w:p w14:paraId="462412DF" w14:textId="78E3FCE8" w:rsidR="00E864AB" w:rsidRPr="00D62916" w:rsidDel="00AB0116" w:rsidRDefault="00E864AB" w:rsidP="00E864AB">
      <w:pPr>
        <w:pStyle w:val="Erluterungstext"/>
        <w:rPr>
          <w:del w:id="1502" w:author="Mark Warneke" w:date="2015-05-25T13:09:00Z"/>
        </w:rPr>
      </w:pPr>
      <w:del w:id="1503" w:author="Mark Warneke" w:date="2015-05-25T13:09:00Z">
        <w:r w:rsidRPr="00D62916" w:rsidDel="00AB0116">
          <w:delText>Verwenden Sie ein ähnliches Muster wie für die Prozessorspezifikationen.</w:delText>
        </w:r>
      </w:del>
    </w:p>
    <w:p w14:paraId="70F4DAE9" w14:textId="5D6A411F" w:rsidR="00E864AB" w:rsidRPr="00D62916" w:rsidDel="00AB0116" w:rsidRDefault="00E864AB" w:rsidP="00E864AB">
      <w:pPr>
        <w:pStyle w:val="Erluterungstext"/>
        <w:rPr>
          <w:del w:id="1504" w:author="Mark Warneke" w:date="2015-05-25T13:09:00Z"/>
        </w:rPr>
      </w:pPr>
      <w:del w:id="1505" w:author="Mark Warneke" w:date="2015-05-25T13:09:00Z">
        <w:r w:rsidRPr="00D62916" w:rsidDel="00AB0116">
          <w:delText>Oftmals verweisen Sie auf einen Standard (z.B: CAN-Bus, 10Mbit Ethernet, Druckerkabel, ...).</w:delText>
        </w:r>
      </w:del>
    </w:p>
    <w:bookmarkEnd w:id="1491"/>
    <w:bookmarkEnd w:id="1492"/>
    <w:p w14:paraId="7C7F1E0B" w14:textId="50513CC5" w:rsidR="00E864AB" w:rsidRPr="00D62916" w:rsidDel="00AB0116" w:rsidRDefault="00E864AB" w:rsidP="00E864AB">
      <w:pPr>
        <w:pStyle w:val="Heading3"/>
        <w:rPr>
          <w:del w:id="1506" w:author="Mark Warneke" w:date="2015-05-25T13:09:00Z"/>
        </w:rPr>
      </w:pPr>
      <w:del w:id="1507" w:author="Mark Warneke" w:date="2015-05-25T13:09:00Z">
        <w:r w:rsidRPr="00D62916" w:rsidDel="00AB0116">
          <w:delText>Kanal 2</w:delText>
        </w:r>
      </w:del>
    </w:p>
    <w:p w14:paraId="33B08083" w14:textId="1F0982CF" w:rsidR="00E864AB" w:rsidRPr="00D62916" w:rsidDel="00AB0116" w:rsidRDefault="00E864AB" w:rsidP="00E864AB">
      <w:pPr>
        <w:pStyle w:val="Heading3"/>
        <w:rPr>
          <w:del w:id="1508" w:author="Mark Warneke" w:date="2015-05-25T13:09:00Z"/>
        </w:rPr>
      </w:pPr>
      <w:del w:id="1509" w:author="Mark Warneke" w:date="2015-05-25T13:09:00Z">
        <w:r w:rsidRPr="00D62916" w:rsidDel="00AB0116">
          <w:delText>...</w:delText>
        </w:r>
      </w:del>
    </w:p>
    <w:p w14:paraId="153EE674" w14:textId="4AEC0448" w:rsidR="00E864AB" w:rsidRPr="00D62916" w:rsidDel="00AB0116" w:rsidRDefault="00E864AB" w:rsidP="00E864AB">
      <w:pPr>
        <w:pStyle w:val="Heading3"/>
        <w:rPr>
          <w:del w:id="1510" w:author="Mark Warneke" w:date="2015-05-25T13:09:00Z"/>
        </w:rPr>
      </w:pPr>
      <w:del w:id="1511" w:author="Mark Warneke" w:date="2015-05-25T13:09:00Z">
        <w:r w:rsidRPr="00D62916" w:rsidDel="00AB0116">
          <w:delText>Kanal m</w:delText>
        </w:r>
      </w:del>
    </w:p>
    <w:p w14:paraId="291BA0D9" w14:textId="5B6D2A20" w:rsidR="00E864AB" w:rsidRPr="00D62916" w:rsidDel="00AB0116" w:rsidRDefault="00E864AB" w:rsidP="00E864AB">
      <w:pPr>
        <w:pStyle w:val="Heading3"/>
        <w:rPr>
          <w:del w:id="1512" w:author="Mark Warneke" w:date="2015-05-25T13:09:00Z"/>
        </w:rPr>
      </w:pPr>
      <w:del w:id="1513" w:author="Mark Warneke" w:date="2015-05-25T13:09:00Z">
        <w:r w:rsidRPr="00D62916" w:rsidDel="00AB0116">
          <w:delText>Offene Punkte</w:delText>
        </w:r>
      </w:del>
    </w:p>
    <w:p w14:paraId="23F65ADB" w14:textId="05F60404" w:rsidR="00E864AB" w:rsidRPr="00D62916" w:rsidDel="00AB0116" w:rsidRDefault="00E864AB" w:rsidP="00E864AB">
      <w:pPr>
        <w:pStyle w:val="Heading2"/>
        <w:rPr>
          <w:del w:id="1514" w:author="Mark Warneke" w:date="2015-05-25T13:09:00Z"/>
        </w:rPr>
      </w:pPr>
      <w:bookmarkStart w:id="1515" w:name="_Toc161293456"/>
      <w:bookmarkStart w:id="1516" w:name="_Toc188159242"/>
      <w:del w:id="1517" w:author="Mark Warneke" w:date="2015-05-25T13:09:00Z">
        <w:r w:rsidRPr="00D62916" w:rsidDel="00AB0116">
          <w:delText>Infrastruktur Ebene 2</w:delText>
        </w:r>
        <w:bookmarkEnd w:id="1515"/>
        <w:bookmarkEnd w:id="1516"/>
      </w:del>
    </w:p>
    <w:p w14:paraId="3D085BF9" w14:textId="42123587" w:rsidR="00E864AB" w:rsidRPr="00D62916" w:rsidDel="00AB0116" w:rsidRDefault="00E864AB" w:rsidP="00E864AB">
      <w:pPr>
        <w:pStyle w:val="Erluterungberschrift"/>
        <w:rPr>
          <w:del w:id="1518" w:author="Mark Warneke" w:date="2015-05-25T13:09:00Z"/>
        </w:rPr>
      </w:pPr>
      <w:bookmarkStart w:id="1519" w:name="OLE_LINK81"/>
      <w:bookmarkStart w:id="1520" w:name="OLE_LINK82"/>
      <w:del w:id="1521" w:author="Mark Warneke" w:date="2015-05-25T13:09:00Z">
        <w:r w:rsidRPr="00D62916" w:rsidDel="00AB0116">
          <w:delText>Inhalt</w:delText>
        </w:r>
      </w:del>
    </w:p>
    <w:p w14:paraId="04BD4630" w14:textId="3A5E3EDF" w:rsidR="00E864AB" w:rsidRPr="00D62916" w:rsidDel="00AB0116" w:rsidRDefault="00E864AB" w:rsidP="00E864AB">
      <w:pPr>
        <w:pStyle w:val="Erluterungstext"/>
        <w:rPr>
          <w:del w:id="1522" w:author="Mark Warneke" w:date="2015-05-25T13:09:00Z"/>
        </w:rPr>
      </w:pPr>
      <w:del w:id="1523" w:author="Mark Warneke" w:date="2015-05-25T13:09:00Z">
        <w:r w:rsidRPr="00D62916" w:rsidDel="00AB0116">
          <w:delText>Weitere Deploymentdiagramme mit gleicher Beschreibungsstruktur wie oben.</w:delText>
        </w:r>
      </w:del>
    </w:p>
    <w:p w14:paraId="6C3A5409" w14:textId="4C9EBF3D" w:rsidR="00E864AB" w:rsidRPr="00D62916" w:rsidDel="00AB0116" w:rsidRDefault="00E864AB" w:rsidP="00E864AB">
      <w:pPr>
        <w:pStyle w:val="Erluterungberschrift"/>
        <w:rPr>
          <w:del w:id="1524" w:author="Mark Warneke" w:date="2015-05-25T13:09:00Z"/>
        </w:rPr>
      </w:pPr>
      <w:del w:id="1525" w:author="Mark Warneke" w:date="2015-05-25T13:09:00Z">
        <w:r w:rsidRPr="00D62916" w:rsidDel="00AB0116">
          <w:delText>Motivation</w:delText>
        </w:r>
      </w:del>
    </w:p>
    <w:p w14:paraId="14B6CABE" w14:textId="011B52EB" w:rsidR="00E864AB" w:rsidRPr="00D62916" w:rsidDel="00AB0116" w:rsidRDefault="00E864AB" w:rsidP="00E864AB">
      <w:pPr>
        <w:pStyle w:val="Erluterungstext"/>
        <w:rPr>
          <w:del w:id="1526" w:author="Mark Warneke" w:date="2015-05-25T13:09:00Z"/>
        </w:rPr>
      </w:pPr>
      <w:del w:id="1527" w:author="Mark Warneke" w:date="2015-05-25T13:09:00Z">
        <w:r w:rsidRPr="00D62916" w:rsidDel="00AB0116">
          <w:delText>Zur Verfeinerung der Infrastruktur soweit, wie Sie es für die Verteilung der Software benötigen.</w:delText>
        </w:r>
      </w:del>
    </w:p>
    <w:bookmarkEnd w:id="1519"/>
    <w:bookmarkEnd w:id="1520"/>
    <w:p w14:paraId="438C9D09" w14:textId="1048A6FD" w:rsidR="00E864AB" w:rsidRPr="00D62916" w:rsidDel="00AB0116" w:rsidRDefault="00E864AB" w:rsidP="00E864AB">
      <w:pPr>
        <w:spacing w:before="56" w:after="113"/>
        <w:rPr>
          <w:del w:id="1528" w:author="Mark Warneke" w:date="2015-05-25T13:09:00Z"/>
          <w:rFonts w:cs="Arial"/>
          <w:sz w:val="20"/>
        </w:rPr>
      </w:pPr>
    </w:p>
    <w:p w14:paraId="04713D16" w14:textId="77777777" w:rsidR="00E864AB" w:rsidRPr="00D62916" w:rsidRDefault="00E864AB" w:rsidP="00E864AB">
      <w:pPr>
        <w:spacing w:before="56" w:after="113"/>
        <w:rPr>
          <w:rFonts w:cs="Arial"/>
          <w:sz w:val="20"/>
        </w:rPr>
      </w:pPr>
    </w:p>
    <w:p w14:paraId="07412E2B" w14:textId="2D95E0AE" w:rsidR="00E864AB" w:rsidRPr="00D62916" w:rsidDel="007E7731" w:rsidRDefault="00E864AB" w:rsidP="00E864AB">
      <w:pPr>
        <w:pStyle w:val="Heading1"/>
        <w:rPr>
          <w:del w:id="1529" w:author="Gernot Starke" w:date="2012-01-14T10:01:00Z"/>
        </w:rPr>
      </w:pPr>
      <w:bookmarkStart w:id="1530" w:name="_Toc161293457"/>
      <w:del w:id="1531" w:author="Gernot Starke" w:date="2012-01-14T10:01:00Z">
        <w:r w:rsidRPr="00D62916" w:rsidDel="007E7731">
          <w:delText>Typische Muster, Strukturen und Abläufe</w:delText>
        </w:r>
        <w:bookmarkEnd w:id="1530"/>
      </w:del>
    </w:p>
    <w:p w14:paraId="57A0955A" w14:textId="69D94029" w:rsidR="00E864AB" w:rsidRPr="00D62916" w:rsidDel="007E7731" w:rsidRDefault="00E864AB" w:rsidP="00E864AB">
      <w:pPr>
        <w:pStyle w:val="Heading2"/>
        <w:rPr>
          <w:del w:id="1532" w:author="Gernot Starke" w:date="2012-01-14T10:01:00Z"/>
        </w:rPr>
      </w:pPr>
      <w:bookmarkStart w:id="1533" w:name="_Toc161293458"/>
      <w:del w:id="1534" w:author="Gernot Starke" w:date="2012-01-14T10:01:00Z">
        <w:r w:rsidRPr="00D62916" w:rsidDel="007E7731">
          <w:delText>Typische Muster und Strukturen</w:delText>
        </w:r>
        <w:bookmarkEnd w:id="1533"/>
      </w:del>
    </w:p>
    <w:p w14:paraId="468E90B6" w14:textId="4E7F53A3" w:rsidR="00E864AB" w:rsidRPr="00D62916" w:rsidDel="007E7731" w:rsidRDefault="00E864AB" w:rsidP="00E864AB">
      <w:pPr>
        <w:spacing w:before="56" w:after="113"/>
        <w:rPr>
          <w:del w:id="1535" w:author="Gernot Starke" w:date="2012-01-14T10:01:00Z"/>
          <w:rFonts w:cs="Arial"/>
          <w:sz w:val="20"/>
        </w:rPr>
      </w:pPr>
    </w:p>
    <w:p w14:paraId="665268FC" w14:textId="05B87FE4" w:rsidR="00E864AB" w:rsidRPr="00D62916" w:rsidDel="007E7731" w:rsidRDefault="00E864AB" w:rsidP="00E864AB">
      <w:pPr>
        <w:spacing w:before="56" w:after="113"/>
        <w:rPr>
          <w:del w:id="1536" w:author="Gernot Starke" w:date="2012-01-14T10:01:00Z"/>
          <w:rFonts w:cs="Arial"/>
          <w:sz w:val="20"/>
        </w:rPr>
      </w:pPr>
    </w:p>
    <w:p w14:paraId="029287B5" w14:textId="120F01FB" w:rsidR="00E864AB" w:rsidRPr="00D62916" w:rsidDel="007E7731" w:rsidRDefault="00E864AB" w:rsidP="00E864AB">
      <w:pPr>
        <w:pStyle w:val="Heading2"/>
        <w:rPr>
          <w:del w:id="1537" w:author="Gernot Starke" w:date="2012-01-14T10:01:00Z"/>
        </w:rPr>
      </w:pPr>
      <w:bookmarkStart w:id="1538" w:name="_Toc161293459"/>
      <w:del w:id="1539" w:author="Gernot Starke" w:date="2012-01-14T10:01:00Z">
        <w:r w:rsidRPr="00D62916" w:rsidDel="007E7731">
          <w:delText>Typische Abläufe</w:delText>
        </w:r>
        <w:bookmarkEnd w:id="1538"/>
      </w:del>
    </w:p>
    <w:p w14:paraId="4D76B088" w14:textId="64CBBDD8" w:rsidR="00E864AB" w:rsidRPr="00D62916" w:rsidDel="007E7731" w:rsidRDefault="00E864AB" w:rsidP="00E864AB">
      <w:pPr>
        <w:spacing w:before="56" w:after="113"/>
        <w:rPr>
          <w:del w:id="1540" w:author="Gernot Starke" w:date="2012-01-14T10:01:00Z"/>
          <w:rFonts w:cs="Arial"/>
          <w:sz w:val="20"/>
        </w:rPr>
      </w:pPr>
    </w:p>
    <w:p w14:paraId="5D5F2267" w14:textId="74AD825E" w:rsidR="00E864AB" w:rsidRPr="00D62916" w:rsidRDefault="00E864AB" w:rsidP="00E864AB">
      <w:pPr>
        <w:pStyle w:val="Heading1"/>
      </w:pPr>
      <w:bookmarkStart w:id="1541" w:name="_Toc161293460"/>
      <w:bookmarkStart w:id="1542" w:name="_Toc188159243"/>
      <w:r w:rsidRPr="00D62916">
        <w:t>Konzepte</w:t>
      </w:r>
      <w:bookmarkEnd w:id="1541"/>
      <w:bookmarkEnd w:id="1542"/>
    </w:p>
    <w:p w14:paraId="25B7B0D2" w14:textId="77777777" w:rsidR="00E864AB" w:rsidRPr="00D62916" w:rsidRDefault="00E864AB" w:rsidP="00E864AB">
      <w:pPr>
        <w:pStyle w:val="Erluterungberschrift"/>
      </w:pPr>
      <w:bookmarkStart w:id="1543" w:name="OLE_LINK85"/>
      <w:bookmarkStart w:id="1544" w:name="OLE_LINK86"/>
      <w:r w:rsidRPr="00D62916">
        <w:t xml:space="preserve">Inhalt: </w:t>
      </w:r>
    </w:p>
    <w:p w14:paraId="1307353E" w14:textId="7A5AC08A" w:rsidR="00E864AB" w:rsidRPr="00D62916" w:rsidRDefault="00E864AB" w:rsidP="00E864AB">
      <w:pPr>
        <w:pStyle w:val="Erluterungstext"/>
      </w:pPr>
      <w:commentRangeStart w:id="1545"/>
      <w:r w:rsidRPr="00D62916">
        <w:t xml:space="preserve">Die folgenden Kapitel sind Beispiele für </w:t>
      </w:r>
      <w:r w:rsidR="0080023D">
        <w:t>übergreifende</w:t>
      </w:r>
      <w:r w:rsidR="00FC0960">
        <w:t xml:space="preserve"> </w:t>
      </w:r>
      <w:r w:rsidRPr="00D62916">
        <w:t xml:space="preserve">Aspekte. </w:t>
      </w:r>
    </w:p>
    <w:p w14:paraId="169253E8" w14:textId="4D42EC42" w:rsidR="00E864AB" w:rsidRPr="00D62916" w:rsidRDefault="00E864AB" w:rsidP="00E864AB">
      <w:pPr>
        <w:pStyle w:val="Erluterungstext"/>
      </w:pPr>
      <w:r w:rsidRPr="00D62916">
        <w:t xml:space="preserve">Falls einige der Aspekte für Ihr Projekt nicht wichtig sind oder nicht zutreffen, so halten Sie </w:t>
      </w:r>
      <w:r w:rsidRPr="00D62916">
        <w:rPr>
          <w:i/>
        </w:rPr>
        <w:t>diese</w:t>
      </w:r>
      <w:r w:rsidRPr="00D62916">
        <w:t xml:space="preserve"> Information ebenfalls fest, anstatt das Kapitel zu löschen.</w:t>
      </w:r>
    </w:p>
    <w:p w14:paraId="06A9B098" w14:textId="77777777" w:rsidR="00E864AB" w:rsidRPr="00D62916" w:rsidRDefault="00E864AB" w:rsidP="00E864AB">
      <w:pPr>
        <w:pStyle w:val="Erluterungstext"/>
      </w:pPr>
    </w:p>
    <w:p w14:paraId="36E86B5F" w14:textId="77777777" w:rsidR="00E864AB" w:rsidRPr="00D62916" w:rsidRDefault="00E864AB" w:rsidP="00E864AB">
      <w:pPr>
        <w:pStyle w:val="Erluterungberschrift"/>
      </w:pPr>
      <w:r w:rsidRPr="00D62916">
        <w:lastRenderedPageBreak/>
        <w:t>Motivation:</w:t>
      </w:r>
    </w:p>
    <w:p w14:paraId="0D6BDF2D" w14:textId="09DBF22C" w:rsidR="00E864AB" w:rsidRDefault="00E864AB" w:rsidP="00E864AB">
      <w:pPr>
        <w:pStyle w:val="Erluterungstext"/>
      </w:pPr>
      <w:r w:rsidRPr="00D62916">
        <w:t xml:space="preserve">Manche der Aspekte lassen sich </w:t>
      </w:r>
      <w:r w:rsidR="0080023D">
        <w:t>nur schwer</w:t>
      </w:r>
      <w:r w:rsidRPr="00D62916">
        <w:t xml:space="preserve"> "zentral" als Baustein in der Architektur unterbringen (z.B. das Thema "Sicherheit". Hier ist der Platz im Template, wo Sie Konzepte zu derartigen Themen geschlossen behandeln können.</w:t>
      </w:r>
    </w:p>
    <w:p w14:paraId="06996EA3" w14:textId="3172B695" w:rsidR="0080023D" w:rsidRDefault="0080023D" w:rsidP="00E864AB">
      <w:pPr>
        <w:pStyle w:val="Erluterungstext"/>
      </w:pPr>
      <w:r>
        <w:t>Alle Aspekte, die in der Architektur an vielen Stellen Konsequenzen zeigen, beispielsweise ein Domänen-/Fachklassen- oder Business-Modell, haben ebenfalls hier einen guten Platz.</w:t>
      </w:r>
    </w:p>
    <w:p w14:paraId="6C6673BB" w14:textId="1AA65974" w:rsidR="0080023D" w:rsidRPr="00D62916" w:rsidRDefault="0080023D" w:rsidP="00E864AB">
      <w:pPr>
        <w:pStyle w:val="Erluterungstext"/>
      </w:pPr>
      <w:r>
        <w:t xml:space="preserve">Schließlich kommen manche Strukturen in der Architektur wiederholt vor, beispielsweise ein an mehreren Stellen eingesetztes Pattern. Auch solche Aspekte </w:t>
      </w:r>
      <w:r w:rsidR="002F6A03">
        <w:t>können Sie hier zentral erläutern.</w:t>
      </w:r>
    </w:p>
    <w:p w14:paraId="7E5D75A5" w14:textId="77777777" w:rsidR="00E864AB" w:rsidRPr="00D62916" w:rsidRDefault="00E864AB" w:rsidP="00E864AB">
      <w:pPr>
        <w:pStyle w:val="Erluterungberschrift"/>
      </w:pPr>
      <w:r w:rsidRPr="00D62916">
        <w:t xml:space="preserve">Form: </w:t>
      </w:r>
    </w:p>
    <w:p w14:paraId="627732E6" w14:textId="1B92E1B0" w:rsidR="00E864AB" w:rsidRPr="00D62916" w:rsidRDefault="00E4698C" w:rsidP="00E864AB">
      <w:pPr>
        <w:pStyle w:val="Erluterungstext"/>
      </w:pPr>
      <w:r>
        <w:t>K</w:t>
      </w:r>
      <w:r w:rsidR="00E864AB" w:rsidRPr="00D62916">
        <w:t>ann vielfältig sein. Teilweise Konzeptpapiere mit beliebiger Gliederung, teilweise auch übergreifende Modelle/Szenarien mit Notationen, die Sie auch in den Architektursichten nutzen.</w:t>
      </w:r>
    </w:p>
    <w:bookmarkEnd w:id="1543"/>
    <w:bookmarkEnd w:id="1544"/>
    <w:p w14:paraId="11E89A6B" w14:textId="77777777" w:rsidR="00E864AB" w:rsidRDefault="00E864AB" w:rsidP="00E864AB">
      <w:pPr>
        <w:spacing w:before="56" w:after="113"/>
        <w:rPr>
          <w:rFonts w:cs="Arial"/>
          <w:sz w:val="20"/>
        </w:rPr>
      </w:pPr>
    </w:p>
    <w:commentRangeEnd w:id="1545"/>
    <w:p w14:paraId="142C5389" w14:textId="77777777" w:rsidR="005675D4" w:rsidRPr="00D62916" w:rsidRDefault="007E7731" w:rsidP="00E864AB">
      <w:pPr>
        <w:spacing w:before="56" w:after="113"/>
        <w:rPr>
          <w:rFonts w:cs="Arial"/>
          <w:sz w:val="20"/>
        </w:rPr>
      </w:pPr>
      <w:r>
        <w:rPr>
          <w:rStyle w:val="CommentReference"/>
        </w:rPr>
        <w:commentReference w:id="1545"/>
      </w:r>
    </w:p>
    <w:p w14:paraId="39B5A2CF" w14:textId="77777777" w:rsidR="00E25035" w:rsidRDefault="00E25035" w:rsidP="00E25035">
      <w:pPr>
        <w:pStyle w:val="Heading2"/>
      </w:pPr>
      <w:bookmarkStart w:id="1546" w:name="_Toc188159244"/>
      <w:bookmarkStart w:id="1547" w:name="OLE_LINK29"/>
      <w:bookmarkStart w:id="1548" w:name="OLE_LINK30"/>
      <w:bookmarkStart w:id="1549" w:name="_Toc161293461"/>
      <w:commentRangeStart w:id="1550"/>
      <w:r>
        <w:t>Fachliche Strukturen und Modelle</w:t>
      </w:r>
      <w:bookmarkEnd w:id="1546"/>
    </w:p>
    <w:p w14:paraId="0833BD76" w14:textId="77777777" w:rsidR="00E25035" w:rsidRDefault="00E25035" w:rsidP="00E25035">
      <w:pPr>
        <w:pStyle w:val="Erluterungstext"/>
      </w:pPr>
      <w:bookmarkStart w:id="1551" w:name="OLE_LINK87"/>
      <w:bookmarkStart w:id="1552" w:name="OLE_LINK88"/>
      <w:r>
        <w:t>Fachliche Modelle, Domänenmodelle, Business-Modelle – sie alle beschreiben Strukturen der reinen Fachlichkeit, also ohne Bezug zur Implementierungs- oder Lösungstechnologie.</w:t>
      </w:r>
    </w:p>
    <w:p w14:paraId="43F81EAD" w14:textId="77777777" w:rsidR="00E25035" w:rsidRPr="00D62916" w:rsidRDefault="00E25035" w:rsidP="00E25035">
      <w:pPr>
        <w:pStyle w:val="Erluterungstext"/>
      </w:pPr>
      <w:r>
        <w:t xml:space="preserve">Oftmals tauchen Teile solcher fachlichen Modelle an vielen Stellen in der Architektur, insbesondere der Bausteinsicht, wieder auf. </w:t>
      </w:r>
    </w:p>
    <w:p w14:paraId="038D5BE1" w14:textId="6BFF0AA1" w:rsidR="005675D4" w:rsidRDefault="007E7731" w:rsidP="00E864AB">
      <w:pPr>
        <w:pStyle w:val="Heading2"/>
      </w:pPr>
      <w:bookmarkStart w:id="1553" w:name="_Toc188159245"/>
      <w:bookmarkEnd w:id="1547"/>
      <w:bookmarkEnd w:id="1548"/>
      <w:bookmarkEnd w:id="1551"/>
      <w:bookmarkEnd w:id="1552"/>
      <w:commentRangeEnd w:id="1550"/>
      <w:r>
        <w:rPr>
          <w:rStyle w:val="CommentReference"/>
          <w:rFonts w:cs="Times New Roman"/>
          <w:b w:val="0"/>
          <w:bCs w:val="0"/>
          <w:iCs w:val="0"/>
          <w:szCs w:val="24"/>
        </w:rPr>
        <w:commentReference w:id="1550"/>
      </w:r>
      <w:commentRangeStart w:id="1554"/>
      <w:r w:rsidR="005675D4">
        <w:t>Typische Muster und Strukturen</w:t>
      </w:r>
      <w:bookmarkEnd w:id="1553"/>
    </w:p>
    <w:p w14:paraId="610A878D" w14:textId="3F5308A2" w:rsidR="005675D4" w:rsidRPr="005675D4" w:rsidRDefault="0080023D" w:rsidP="00E25035">
      <w:pPr>
        <w:pStyle w:val="Erluterungstext"/>
      </w:pPr>
      <w:bookmarkStart w:id="1555" w:name="OLE_LINK5"/>
      <w:bookmarkStart w:id="1556" w:name="OLE_LINK6"/>
      <w:bookmarkStart w:id="1557" w:name="OLE_LINK89"/>
      <w:bookmarkStart w:id="1558" w:name="OLE_LINK90"/>
      <w:r>
        <w:t>O</w:t>
      </w:r>
      <w:r w:rsidR="00E25035">
        <w:t>ftmals tauchen einige typische Lösungss</w:t>
      </w:r>
      <w:r>
        <w:t xml:space="preserve">trukturen oder Grundmuster an mehren Stellen der Architektur auf. Beispiele dafür sind die Abhängigkeiten zwischen Persistenzschicht, Applikation sowie die Anbindung </w:t>
      </w:r>
      <w:bookmarkStart w:id="1559" w:name="OLE_LINK7"/>
      <w:bookmarkStart w:id="1560" w:name="OLE_LINK10"/>
      <w:r>
        <w:t>grafischer Oberflächen an die Fach- oder Domänenobjekte. Solche wiederkehrenden Strukturen beschreiben Sie möglichst nur ein einziges Mal, um Redundanzen</w:t>
      </w:r>
      <w:r w:rsidR="00E25035">
        <w:t xml:space="preserve"> zu vermeiden. Dieser</w:t>
      </w:r>
      <w:r>
        <w:t xml:space="preserve"> </w:t>
      </w:r>
      <w:r w:rsidR="00E25035">
        <w:t xml:space="preserve">Abschnitt </w:t>
      </w:r>
      <w:r>
        <w:t xml:space="preserve">erfüllt genau diesen Zweck. </w:t>
      </w:r>
      <w:bookmarkEnd w:id="1555"/>
      <w:bookmarkEnd w:id="1556"/>
      <w:bookmarkEnd w:id="1559"/>
      <w:bookmarkEnd w:id="1560"/>
    </w:p>
    <w:bookmarkEnd w:id="1557"/>
    <w:bookmarkEnd w:id="1558"/>
    <w:commentRangeEnd w:id="1554"/>
    <w:p w14:paraId="6F45CD25" w14:textId="63DBF8F4" w:rsidR="0004679C" w:rsidRDefault="007E7731" w:rsidP="0004679C">
      <w:pPr>
        <w:widowControl w:val="0"/>
        <w:autoSpaceDE w:val="0"/>
        <w:autoSpaceDN w:val="0"/>
        <w:adjustRightInd w:val="0"/>
        <w:spacing w:before="0" w:after="240"/>
        <w:jc w:val="left"/>
        <w:rPr>
          <w:ins w:id="1561" w:author="Mark Warneke" w:date="2015-05-25T13:11:00Z"/>
          <w:rFonts w:ascii="Times" w:hAnsi="Times" w:cs="Times"/>
          <w:sz w:val="24"/>
          <w:lang w:val="en-US"/>
        </w:rPr>
      </w:pPr>
      <w:r>
        <w:rPr>
          <w:rStyle w:val="CommentReference"/>
        </w:rPr>
        <w:commentReference w:id="1554"/>
      </w:r>
      <w:ins w:id="1562" w:author="Mark Warneke" w:date="2015-05-25T13:11:00Z">
        <w:r w:rsidR="0004679C" w:rsidRPr="0004679C">
          <w:rPr>
            <w:rFonts w:ascii="Calibri" w:hAnsi="Calibri" w:cs="Calibri"/>
            <w:sz w:val="86"/>
            <w:szCs w:val="86"/>
            <w:lang w:val="en-US"/>
          </w:rPr>
          <w:t xml:space="preserve"> </w:t>
        </w:r>
        <w:r w:rsidR="0004679C">
          <w:rPr>
            <w:rFonts w:ascii="Calibri" w:hAnsi="Calibri" w:cs="Calibri"/>
            <w:sz w:val="86"/>
            <w:szCs w:val="86"/>
            <w:lang w:val="en-US"/>
          </w:rPr>
          <w:t>SOLID-</w:t>
        </w:r>
        <w:proofErr w:type="spellStart"/>
        <w:r w:rsidR="0004679C">
          <w:rPr>
            <w:rFonts w:ascii="Calibri" w:hAnsi="Calibri" w:cs="Calibri"/>
            <w:sz w:val="86"/>
            <w:szCs w:val="86"/>
            <w:lang w:val="en-US"/>
          </w:rPr>
          <w:t>Prinzipien</w:t>
        </w:r>
        <w:proofErr w:type="spellEnd"/>
        <w:r w:rsidR="0004679C">
          <w:rPr>
            <w:rFonts w:ascii="Calibri" w:hAnsi="Calibri" w:cs="Calibri"/>
            <w:sz w:val="86"/>
            <w:szCs w:val="86"/>
            <w:lang w:val="en-US"/>
          </w:rPr>
          <w:t xml:space="preserve"> </w:t>
        </w:r>
      </w:ins>
    </w:p>
    <w:p w14:paraId="2B649D89" w14:textId="77777777" w:rsidR="00485B92" w:rsidRDefault="00485B92" w:rsidP="00485B92">
      <w:pPr>
        <w:widowControl w:val="0"/>
        <w:numPr>
          <w:ilvl w:val="0"/>
          <w:numId w:val="18"/>
        </w:numPr>
        <w:tabs>
          <w:tab w:val="left" w:pos="220"/>
          <w:tab w:val="left" w:pos="720"/>
        </w:tabs>
        <w:autoSpaceDE w:val="0"/>
        <w:autoSpaceDN w:val="0"/>
        <w:adjustRightInd w:val="0"/>
        <w:spacing w:before="0" w:after="640"/>
        <w:ind w:hanging="720"/>
        <w:jc w:val="left"/>
        <w:rPr>
          <w:ins w:id="1563" w:author="Mark Warneke" w:date="2015-05-25T13:11:00Z"/>
          <w:rFonts w:ascii="Calibri" w:hAnsi="Calibri" w:cs="Calibri"/>
          <w:b/>
          <w:bCs/>
          <w:color w:val="1D20DE"/>
          <w:sz w:val="64"/>
          <w:szCs w:val="64"/>
          <w:lang w:val="en-US"/>
        </w:rPr>
      </w:pPr>
      <w:ins w:id="1564" w:author="Mark Warneke" w:date="2015-05-25T13:11:00Z">
        <w:r>
          <w:rPr>
            <w:rFonts w:ascii="Calibri" w:hAnsi="Calibri" w:cs="Calibri"/>
            <w:b/>
            <w:bCs/>
            <w:color w:val="1D20DE"/>
            <w:sz w:val="64"/>
            <w:szCs w:val="64"/>
            <w:lang w:val="en-US"/>
          </w:rPr>
          <w:t>Single-Responsibility-</w:t>
        </w:r>
        <w:proofErr w:type="spellStart"/>
        <w:r>
          <w:rPr>
            <w:rFonts w:ascii="Calibri" w:hAnsi="Calibri" w:cs="Calibri"/>
            <w:b/>
            <w:bCs/>
            <w:color w:val="1D20DE"/>
            <w:sz w:val="64"/>
            <w:szCs w:val="64"/>
            <w:lang w:val="en-US"/>
          </w:rPr>
          <w:t>Prinzip</w:t>
        </w:r>
        <w:proofErr w:type="spellEnd"/>
        <w:r>
          <w:rPr>
            <w:rFonts w:ascii="Calibri" w:hAnsi="Calibri" w:cs="Calibri"/>
            <w:b/>
            <w:bCs/>
            <w:color w:val="1D20DE"/>
            <w:sz w:val="64"/>
            <w:szCs w:val="64"/>
            <w:lang w:val="en-US"/>
          </w:rPr>
          <w:t xml:space="preserve"> </w:t>
        </w:r>
        <w:r>
          <w:rPr>
            <w:rFonts w:ascii="Lucida Grande" w:eastAsia="Lucida Grande" w:hAnsi="Lucida Grande" w:cs="Lucida Grande"/>
            <w:b/>
            <w:bCs/>
            <w:color w:val="1D20DE"/>
            <w:sz w:val="64"/>
            <w:szCs w:val="64"/>
            <w:lang w:val="en-US"/>
          </w:rPr>
          <w:t> </w:t>
        </w:r>
      </w:ins>
    </w:p>
    <w:p w14:paraId="4DFC4BAA" w14:textId="77777777" w:rsidR="00485B92" w:rsidRDefault="00485B92" w:rsidP="00485B92">
      <w:pPr>
        <w:widowControl w:val="0"/>
        <w:numPr>
          <w:ilvl w:val="0"/>
          <w:numId w:val="18"/>
        </w:numPr>
        <w:tabs>
          <w:tab w:val="left" w:pos="220"/>
          <w:tab w:val="left" w:pos="720"/>
        </w:tabs>
        <w:autoSpaceDE w:val="0"/>
        <w:autoSpaceDN w:val="0"/>
        <w:adjustRightInd w:val="0"/>
        <w:spacing w:before="0" w:after="640"/>
        <w:ind w:hanging="720"/>
        <w:jc w:val="left"/>
        <w:rPr>
          <w:ins w:id="1565" w:author="Mark Warneke" w:date="2015-05-25T13:11:00Z"/>
          <w:rFonts w:ascii="Calibri" w:hAnsi="Calibri" w:cs="Calibri"/>
          <w:b/>
          <w:bCs/>
          <w:color w:val="1D20DE"/>
          <w:sz w:val="64"/>
          <w:szCs w:val="64"/>
          <w:lang w:val="en-US"/>
        </w:rPr>
      </w:pPr>
      <w:ins w:id="1566" w:author="Mark Warneke" w:date="2015-05-25T13:11:00Z">
        <w:r>
          <w:rPr>
            <w:rFonts w:ascii="Calibri" w:hAnsi="Calibri" w:cs="Calibri"/>
            <w:b/>
            <w:bCs/>
            <w:color w:val="1D20DE"/>
            <w:sz w:val="64"/>
            <w:szCs w:val="64"/>
            <w:lang w:val="en-US"/>
          </w:rPr>
          <w:t>Open-Closed-</w:t>
        </w:r>
        <w:proofErr w:type="spellStart"/>
        <w:r>
          <w:rPr>
            <w:rFonts w:ascii="Calibri" w:hAnsi="Calibri" w:cs="Calibri"/>
            <w:b/>
            <w:bCs/>
            <w:color w:val="1D20DE"/>
            <w:sz w:val="64"/>
            <w:szCs w:val="64"/>
            <w:lang w:val="en-US"/>
          </w:rPr>
          <w:t>Prinzip</w:t>
        </w:r>
        <w:proofErr w:type="spellEnd"/>
        <w:r>
          <w:rPr>
            <w:rFonts w:ascii="Calibri" w:hAnsi="Calibri" w:cs="Calibri"/>
            <w:b/>
            <w:bCs/>
            <w:color w:val="1D20DE"/>
            <w:sz w:val="64"/>
            <w:szCs w:val="64"/>
            <w:lang w:val="en-US"/>
          </w:rPr>
          <w:t xml:space="preserve"> </w:t>
        </w:r>
        <w:r>
          <w:rPr>
            <w:rFonts w:ascii="Lucida Grande" w:eastAsia="Lucida Grande" w:hAnsi="Lucida Grande" w:cs="Lucida Grande"/>
            <w:b/>
            <w:bCs/>
            <w:color w:val="1D20DE"/>
            <w:sz w:val="64"/>
            <w:szCs w:val="64"/>
            <w:lang w:val="en-US"/>
          </w:rPr>
          <w:t> </w:t>
        </w:r>
      </w:ins>
    </w:p>
    <w:p w14:paraId="62EF89C1" w14:textId="77777777" w:rsidR="00485B92" w:rsidRDefault="00485B92" w:rsidP="00485B92">
      <w:pPr>
        <w:widowControl w:val="0"/>
        <w:numPr>
          <w:ilvl w:val="0"/>
          <w:numId w:val="18"/>
        </w:numPr>
        <w:tabs>
          <w:tab w:val="left" w:pos="220"/>
          <w:tab w:val="left" w:pos="720"/>
        </w:tabs>
        <w:autoSpaceDE w:val="0"/>
        <w:autoSpaceDN w:val="0"/>
        <w:adjustRightInd w:val="0"/>
        <w:spacing w:before="0" w:after="640"/>
        <w:ind w:hanging="720"/>
        <w:jc w:val="left"/>
        <w:rPr>
          <w:ins w:id="1567" w:author="Mark Warneke" w:date="2015-05-25T13:11:00Z"/>
          <w:rFonts w:ascii="Calibri" w:hAnsi="Calibri" w:cs="Calibri"/>
          <w:b/>
          <w:bCs/>
          <w:color w:val="1D20DE"/>
          <w:sz w:val="64"/>
          <w:szCs w:val="64"/>
          <w:lang w:val="en-US"/>
        </w:rPr>
      </w:pPr>
      <w:proofErr w:type="spellStart"/>
      <w:ins w:id="1568" w:author="Mark Warneke" w:date="2015-05-25T13:11:00Z">
        <w:r>
          <w:rPr>
            <w:rFonts w:ascii="Calibri" w:hAnsi="Calibri" w:cs="Calibri"/>
            <w:b/>
            <w:bCs/>
            <w:color w:val="1D20DE"/>
            <w:sz w:val="64"/>
            <w:szCs w:val="64"/>
            <w:lang w:val="en-US"/>
          </w:rPr>
          <w:t>Liskovsches</w:t>
        </w:r>
        <w:proofErr w:type="spellEnd"/>
        <w:r>
          <w:rPr>
            <w:rFonts w:ascii="Calibri" w:hAnsi="Calibri" w:cs="Calibri"/>
            <w:b/>
            <w:bCs/>
            <w:color w:val="1D20DE"/>
            <w:sz w:val="64"/>
            <w:szCs w:val="64"/>
            <w:lang w:val="en-US"/>
          </w:rPr>
          <w:t xml:space="preserve"> </w:t>
        </w:r>
        <w:proofErr w:type="spellStart"/>
        <w:r>
          <w:rPr>
            <w:rFonts w:ascii="Calibri" w:hAnsi="Calibri" w:cs="Calibri"/>
            <w:b/>
            <w:bCs/>
            <w:color w:val="1D20DE"/>
            <w:sz w:val="64"/>
            <w:szCs w:val="64"/>
            <w:lang w:val="en-US"/>
          </w:rPr>
          <w:t>Substitutionsprinzip</w:t>
        </w:r>
        <w:proofErr w:type="spellEnd"/>
        <w:r>
          <w:rPr>
            <w:rFonts w:ascii="Calibri" w:hAnsi="Calibri" w:cs="Calibri"/>
            <w:b/>
            <w:bCs/>
            <w:color w:val="1D20DE"/>
            <w:sz w:val="64"/>
            <w:szCs w:val="64"/>
            <w:lang w:val="en-US"/>
          </w:rPr>
          <w:t xml:space="preserve"> </w:t>
        </w:r>
        <w:r>
          <w:rPr>
            <w:rFonts w:ascii="Lucida Grande" w:eastAsia="Lucida Grande" w:hAnsi="Lucida Grande" w:cs="Lucida Grande"/>
            <w:b/>
            <w:bCs/>
            <w:color w:val="1D20DE"/>
            <w:sz w:val="64"/>
            <w:szCs w:val="64"/>
            <w:lang w:val="en-US"/>
          </w:rPr>
          <w:t> </w:t>
        </w:r>
      </w:ins>
    </w:p>
    <w:p w14:paraId="1A849884" w14:textId="77777777" w:rsidR="00485B92" w:rsidRDefault="00485B92" w:rsidP="00485B92">
      <w:pPr>
        <w:widowControl w:val="0"/>
        <w:numPr>
          <w:ilvl w:val="0"/>
          <w:numId w:val="18"/>
        </w:numPr>
        <w:tabs>
          <w:tab w:val="left" w:pos="220"/>
          <w:tab w:val="left" w:pos="720"/>
        </w:tabs>
        <w:autoSpaceDE w:val="0"/>
        <w:autoSpaceDN w:val="0"/>
        <w:adjustRightInd w:val="0"/>
        <w:spacing w:before="0" w:after="640"/>
        <w:ind w:hanging="720"/>
        <w:jc w:val="left"/>
        <w:rPr>
          <w:ins w:id="1569" w:author="Mark Warneke" w:date="2015-05-25T13:11:00Z"/>
          <w:rFonts w:ascii="Calibri" w:hAnsi="Calibri" w:cs="Calibri"/>
          <w:b/>
          <w:bCs/>
          <w:color w:val="1D20DE"/>
          <w:sz w:val="64"/>
          <w:szCs w:val="64"/>
          <w:lang w:val="en-US"/>
        </w:rPr>
      </w:pPr>
      <w:ins w:id="1570" w:author="Mark Warneke" w:date="2015-05-25T13:11:00Z">
        <w:r>
          <w:rPr>
            <w:rFonts w:ascii="Calibri" w:hAnsi="Calibri" w:cs="Calibri"/>
            <w:b/>
            <w:bCs/>
            <w:color w:val="1D20DE"/>
            <w:sz w:val="64"/>
            <w:szCs w:val="64"/>
            <w:lang w:val="en-US"/>
          </w:rPr>
          <w:lastRenderedPageBreak/>
          <w:t>Interface-Segregation-</w:t>
        </w:r>
        <w:proofErr w:type="spellStart"/>
        <w:r>
          <w:rPr>
            <w:rFonts w:ascii="Calibri" w:hAnsi="Calibri" w:cs="Calibri"/>
            <w:b/>
            <w:bCs/>
            <w:color w:val="1D20DE"/>
            <w:sz w:val="64"/>
            <w:szCs w:val="64"/>
            <w:lang w:val="en-US"/>
          </w:rPr>
          <w:t>Prinzip</w:t>
        </w:r>
        <w:proofErr w:type="spellEnd"/>
        <w:r>
          <w:rPr>
            <w:rFonts w:ascii="Calibri" w:hAnsi="Calibri" w:cs="Calibri"/>
            <w:b/>
            <w:bCs/>
            <w:color w:val="1D20DE"/>
            <w:sz w:val="64"/>
            <w:szCs w:val="64"/>
            <w:lang w:val="en-US"/>
          </w:rPr>
          <w:t xml:space="preserve"> </w:t>
        </w:r>
        <w:r>
          <w:rPr>
            <w:rFonts w:ascii="Lucida Grande" w:eastAsia="Lucida Grande" w:hAnsi="Lucida Grande" w:cs="Lucida Grande"/>
            <w:b/>
            <w:bCs/>
            <w:color w:val="1D20DE"/>
            <w:sz w:val="64"/>
            <w:szCs w:val="64"/>
            <w:lang w:val="en-US"/>
          </w:rPr>
          <w:t> </w:t>
        </w:r>
      </w:ins>
    </w:p>
    <w:p w14:paraId="6BDBCCE7" w14:textId="77777777" w:rsidR="00485B92" w:rsidRDefault="00485B92" w:rsidP="00485B92">
      <w:pPr>
        <w:widowControl w:val="0"/>
        <w:numPr>
          <w:ilvl w:val="0"/>
          <w:numId w:val="18"/>
        </w:numPr>
        <w:tabs>
          <w:tab w:val="left" w:pos="220"/>
          <w:tab w:val="left" w:pos="720"/>
        </w:tabs>
        <w:autoSpaceDE w:val="0"/>
        <w:autoSpaceDN w:val="0"/>
        <w:adjustRightInd w:val="0"/>
        <w:spacing w:before="0" w:after="640"/>
        <w:ind w:hanging="720"/>
        <w:jc w:val="left"/>
        <w:rPr>
          <w:ins w:id="1571" w:author="Mark Warneke" w:date="2015-05-25T13:11:00Z"/>
          <w:rFonts w:ascii="Calibri" w:hAnsi="Calibri" w:cs="Calibri"/>
          <w:b/>
          <w:bCs/>
          <w:color w:val="1D20DE"/>
          <w:sz w:val="64"/>
          <w:szCs w:val="64"/>
          <w:lang w:val="en-US"/>
        </w:rPr>
      </w:pPr>
      <w:ins w:id="1572" w:author="Mark Warneke" w:date="2015-05-25T13:11:00Z">
        <w:r>
          <w:rPr>
            <w:rFonts w:ascii="Calibri" w:hAnsi="Calibri" w:cs="Calibri"/>
            <w:b/>
            <w:bCs/>
            <w:color w:val="1D20DE"/>
            <w:sz w:val="64"/>
            <w:szCs w:val="64"/>
            <w:lang w:val="en-US"/>
          </w:rPr>
          <w:t>Dependency-Inversion-</w:t>
        </w:r>
        <w:proofErr w:type="spellStart"/>
        <w:r>
          <w:rPr>
            <w:rFonts w:ascii="Calibri" w:hAnsi="Calibri" w:cs="Calibri"/>
            <w:b/>
            <w:bCs/>
            <w:color w:val="1D20DE"/>
            <w:sz w:val="64"/>
            <w:szCs w:val="64"/>
            <w:lang w:val="en-US"/>
          </w:rPr>
          <w:t>Prinzip</w:t>
        </w:r>
        <w:proofErr w:type="spellEnd"/>
        <w:r>
          <w:rPr>
            <w:rFonts w:ascii="Calibri" w:hAnsi="Calibri" w:cs="Calibri"/>
            <w:b/>
            <w:bCs/>
            <w:color w:val="1D20DE"/>
            <w:sz w:val="64"/>
            <w:szCs w:val="64"/>
            <w:lang w:val="en-US"/>
          </w:rPr>
          <w:t xml:space="preserve"> </w:t>
        </w:r>
        <w:r>
          <w:rPr>
            <w:rFonts w:ascii="Lucida Grande" w:eastAsia="Lucida Grande" w:hAnsi="Lucida Grande" w:cs="Lucida Grande"/>
            <w:b/>
            <w:bCs/>
            <w:color w:val="1D20DE"/>
            <w:sz w:val="64"/>
            <w:szCs w:val="64"/>
            <w:lang w:val="en-US"/>
          </w:rPr>
          <w:t> </w:t>
        </w:r>
      </w:ins>
    </w:p>
    <w:p w14:paraId="058E32E3" w14:textId="77777777" w:rsidR="0080023D" w:rsidRPr="0080023D" w:rsidRDefault="0080023D" w:rsidP="0080023D"/>
    <w:p w14:paraId="2378ADD3" w14:textId="77777777" w:rsidR="00E864AB" w:rsidRPr="00D62916" w:rsidRDefault="00E864AB" w:rsidP="00E864AB">
      <w:pPr>
        <w:pStyle w:val="Heading2"/>
      </w:pPr>
      <w:bookmarkStart w:id="1573" w:name="_Toc188159246"/>
      <w:r w:rsidRPr="00D62916">
        <w:t>Persistenz</w:t>
      </w:r>
      <w:bookmarkEnd w:id="1549"/>
      <w:bookmarkEnd w:id="1573"/>
    </w:p>
    <w:p w14:paraId="67B13EE8" w14:textId="77777777" w:rsidR="00E864AB" w:rsidRPr="00D62916" w:rsidRDefault="00E864AB" w:rsidP="00E864AB">
      <w:pPr>
        <w:pStyle w:val="Erluterungstext"/>
      </w:pPr>
      <w:bookmarkStart w:id="1574" w:name="OLE_LINK91"/>
      <w:bookmarkStart w:id="1575" w:name="OLE_LINK92"/>
      <w:r w:rsidRPr="00D62916">
        <w:t>Persistenz (Dauerhaftigkeit, Beständigkeit) bedeutet, Daten aus dem (flüchtigen) Hauptspeicher auf ein beständiges Medium (und wieder zurück) zu bringen.</w:t>
      </w:r>
    </w:p>
    <w:p w14:paraId="15C74085" w14:textId="77777777" w:rsidR="00E864AB" w:rsidRPr="00D62916" w:rsidRDefault="00E864AB" w:rsidP="00E864AB">
      <w:pPr>
        <w:pStyle w:val="Erluterungstext"/>
      </w:pPr>
      <w:r w:rsidRPr="00D62916">
        <w:t>Einige der Daten, die ein Software-System bearbeitet, müssen dauerhaft auf einem Speichermedium gespeichert oder von solchen Medien gelesen werden:</w:t>
      </w:r>
    </w:p>
    <w:p w14:paraId="1802F9EC" w14:textId="77777777" w:rsidR="00E864AB" w:rsidRPr="00D62916" w:rsidRDefault="00E864AB" w:rsidP="00E864AB">
      <w:pPr>
        <w:pStyle w:val="ErluterungstextBullets"/>
      </w:pPr>
      <w:r w:rsidRPr="00D62916">
        <w:t>Flüchtige Speichermedien (Hauptspeicher oder Cache) sind technisch nicht für dauerhafte Speicherung ausgelegt. Daten gehen verloren, wenn die entsprechende Hardware ausgeschaltet oder heruntergefahren wird.</w:t>
      </w:r>
    </w:p>
    <w:p w14:paraId="453A90C6" w14:textId="77777777" w:rsidR="00E864AB" w:rsidRPr="00D62916" w:rsidRDefault="00E864AB" w:rsidP="00E864AB">
      <w:pPr>
        <w:pStyle w:val="ErluterungstextBullets"/>
      </w:pPr>
      <w:r w:rsidRPr="00D62916">
        <w:t>Die Menge der von kommerziellen Software-Systemen bearbeiteten Daten übersteigt üblicherweise die Kapazität des Hauptspeichers.</w:t>
      </w:r>
    </w:p>
    <w:p w14:paraId="72D0E50D" w14:textId="77777777" w:rsidR="00E864AB" w:rsidRPr="00D62916" w:rsidRDefault="00E864AB" w:rsidP="00E864AB">
      <w:pPr>
        <w:pStyle w:val="ErluterungstextBullets"/>
      </w:pPr>
      <w:r w:rsidRPr="00D62916">
        <w:t>Auf Festplatten, optischen Speichermedien oder Bändern sind oftmals große Mengen von Unternehmensdaten vorhanden, die eine beträchtliche Investition darstellen.</w:t>
      </w:r>
    </w:p>
    <w:p w14:paraId="52F01DDB" w14:textId="77777777" w:rsidR="00E864AB" w:rsidRPr="00D62916" w:rsidRDefault="00E864AB" w:rsidP="00E864AB">
      <w:pPr>
        <w:pStyle w:val="Erluterungstext"/>
      </w:pPr>
      <w:r w:rsidRPr="00D62916">
        <w:t>Persistenz ist ein technisch bedingtes Thema und trägt nichts zur eigentlichen Fachlichkeit eines Systems bei. Dennoch müssen Sie sich als Architekt mit dem Thema auseinander setzen, denn ein erheblicher Teil aller Software-Systeme benötigt einen effizienten Zugriff auf persistent gespeicherte Daten. Hierzu gehören praktisch sämtliche kommerziellen und viele technischen Systeme. Eingebettete Systeme (embedded systems ) gehorchen jedoch oft anderen Regeln hinsichtlich ihrer Datenverwaltung.</w:t>
      </w:r>
    </w:p>
    <w:bookmarkEnd w:id="1574"/>
    <w:bookmarkEnd w:id="1575"/>
    <w:p w14:paraId="60B63765" w14:textId="77777777" w:rsidR="00E864AB" w:rsidRPr="00D62916" w:rsidRDefault="00E864AB" w:rsidP="00E864AB"/>
    <w:p w14:paraId="4977F98E" w14:textId="77777777" w:rsidR="00E864AB" w:rsidRPr="00D62916" w:rsidRDefault="00E864AB" w:rsidP="00E864AB">
      <w:pPr>
        <w:pStyle w:val="Heading2"/>
      </w:pPr>
      <w:bookmarkStart w:id="1576" w:name="_Toc161293462"/>
      <w:bookmarkStart w:id="1577" w:name="_Toc188159247"/>
      <w:r w:rsidRPr="00D62916">
        <w:t>Benutzungsoberfläche</w:t>
      </w:r>
      <w:bookmarkEnd w:id="1576"/>
      <w:bookmarkEnd w:id="1577"/>
    </w:p>
    <w:p w14:paraId="1AAD8A97" w14:textId="77777777" w:rsidR="00E864AB" w:rsidRPr="00D62916" w:rsidRDefault="00E864AB" w:rsidP="00E864AB">
      <w:pPr>
        <w:pStyle w:val="Erluterungstext"/>
      </w:pPr>
      <w:bookmarkStart w:id="1578" w:name="OLE_LINK93"/>
      <w:bookmarkStart w:id="1579" w:name="OLE_LINK94"/>
      <w:r w:rsidRPr="00D62916">
        <w:t>IT-Systeme, die von (menschlichen) Benutzern interaktiv genutzt werden, benötigen eine Benutzungsoberfläche. Das können sowohl grafische als auch textuelle Oberflächen sein.</w:t>
      </w:r>
    </w:p>
    <w:bookmarkEnd w:id="1578"/>
    <w:bookmarkEnd w:id="1579"/>
    <w:p w14:paraId="0EAA79B5" w14:textId="77777777" w:rsidR="00E864AB" w:rsidRDefault="00E864AB" w:rsidP="00E864AB">
      <w:pPr>
        <w:rPr>
          <w:ins w:id="1580" w:author="Mark Warneke" w:date="2015-05-25T13:10:00Z"/>
        </w:rPr>
      </w:pPr>
    </w:p>
    <w:p w14:paraId="4A904EEC" w14:textId="2C5B1D95" w:rsidR="0004679C" w:rsidRPr="00D62916" w:rsidRDefault="0004679C" w:rsidP="00E864AB">
      <w:ins w:id="1581" w:author="Mark Warneke" w:date="2015-05-25T13:11:00Z">
        <w:r>
          <w:rPr>
            <w:noProof/>
            <w:lang w:val="en-US" w:eastAsia="en-US"/>
          </w:rPr>
          <w:lastRenderedPageBreak/>
          <w:drawing>
            <wp:inline distT="0" distB="0" distL="0" distR="0" wp14:anchorId="3C1BC85C" wp14:editId="14BCDC46">
              <wp:extent cx="5753100" cy="7442200"/>
              <wp:effectExtent l="0" t="0" r="0" b="0"/>
              <wp:docPr id="6" name="Picture 6" descr="/Users/mark/Downloads/ActivityLebenszyklus_v2pdf.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rk/Downloads/ActivityLebenszyklus_v2pdf.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7442200"/>
                      </a:xfrm>
                      <a:prstGeom prst="rect">
                        <a:avLst/>
                      </a:prstGeom>
                      <a:noFill/>
                      <a:ln>
                        <a:noFill/>
                      </a:ln>
                    </pic:spPr>
                  </pic:pic>
                </a:graphicData>
              </a:graphic>
            </wp:inline>
          </w:drawing>
        </w:r>
      </w:ins>
    </w:p>
    <w:p w14:paraId="3D0BC6BB" w14:textId="77777777" w:rsidR="00E864AB" w:rsidRPr="00D62916" w:rsidRDefault="00E864AB" w:rsidP="00E864AB">
      <w:pPr>
        <w:pStyle w:val="Heading2"/>
      </w:pPr>
      <w:bookmarkStart w:id="1582" w:name="_Toc161293463"/>
      <w:bookmarkStart w:id="1583" w:name="_Toc188159248"/>
      <w:r w:rsidRPr="00D62916">
        <w:t>Ergonomie</w:t>
      </w:r>
      <w:bookmarkEnd w:id="1582"/>
      <w:bookmarkEnd w:id="1583"/>
    </w:p>
    <w:p w14:paraId="07D3D3B2" w14:textId="77777777" w:rsidR="00E864AB" w:rsidRPr="00D62916" w:rsidRDefault="00E864AB" w:rsidP="00E864AB">
      <w:pPr>
        <w:pStyle w:val="Erluterungstext"/>
      </w:pPr>
      <w:bookmarkStart w:id="1584" w:name="OLE_LINK95"/>
      <w:bookmarkStart w:id="1585" w:name="OLE_LINK96"/>
      <w:r w:rsidRPr="00D62916">
        <w:t>Ergonomie von IT-Systemen bedeutet die Verbesserung (Optimierung) deren Benutzbarkeit aufgrund objektiver und subjektiver Faktoren. Im wesentlichen zählen zu ergonomischen Faktoren die Benutzungsoberfläche, die Reaktivität (gefühlte Performance) sowie die Verfügbarkeit und Robustheit eines Systems.</w:t>
      </w:r>
    </w:p>
    <w:bookmarkEnd w:id="1584"/>
    <w:bookmarkEnd w:id="1585"/>
    <w:p w14:paraId="646D0C62" w14:textId="77777777" w:rsidR="00E864AB" w:rsidRPr="00D62916" w:rsidRDefault="00E864AB" w:rsidP="00E864AB"/>
    <w:p w14:paraId="4680F8B2" w14:textId="77777777" w:rsidR="00E864AB" w:rsidRPr="00D62916" w:rsidRDefault="00E864AB" w:rsidP="00E864AB">
      <w:pPr>
        <w:pStyle w:val="Heading2"/>
      </w:pPr>
      <w:bookmarkStart w:id="1586" w:name="_Toc161293464"/>
      <w:bookmarkStart w:id="1587" w:name="_Toc188159249"/>
      <w:r w:rsidRPr="00D62916">
        <w:t>Ablaufsteuerung</w:t>
      </w:r>
      <w:bookmarkEnd w:id="1586"/>
      <w:bookmarkEnd w:id="1587"/>
    </w:p>
    <w:p w14:paraId="5CD1B07C" w14:textId="77777777" w:rsidR="00E864AB" w:rsidRPr="00D62916" w:rsidRDefault="00E864AB" w:rsidP="00E864AB">
      <w:pPr>
        <w:pStyle w:val="Erluterungstext"/>
      </w:pPr>
      <w:bookmarkStart w:id="1588" w:name="OLE_LINK97"/>
      <w:bookmarkStart w:id="1589" w:name="OLE_LINK98"/>
      <w:r w:rsidRPr="00D62916">
        <w:t>Ablaufsteuerung von IT-Systemen bezieht sich sowohl auf die an der (grafischen) Oberfläche sichtbaren Abläufe als auch auf die Steuerung der Hintergrundaktivitäten. Zur Ablaufsteuerung gehört daher unter anderem die Steuerung der Benutzungsoberfläche als auch die Workflow-Steuerung.</w:t>
      </w:r>
    </w:p>
    <w:bookmarkEnd w:id="1588"/>
    <w:bookmarkEnd w:id="1589"/>
    <w:p w14:paraId="736C6D7E" w14:textId="77777777" w:rsidR="00E864AB" w:rsidRPr="00D62916" w:rsidRDefault="00E864AB" w:rsidP="00E864AB">
      <w:pPr>
        <w:spacing w:before="56" w:after="113"/>
        <w:rPr>
          <w:rFonts w:cs="Arial"/>
          <w:sz w:val="20"/>
        </w:rPr>
      </w:pPr>
    </w:p>
    <w:p w14:paraId="21B182EC" w14:textId="77777777" w:rsidR="00E864AB" w:rsidRPr="00D62916" w:rsidRDefault="00E864AB" w:rsidP="00E864AB">
      <w:pPr>
        <w:pStyle w:val="Heading2"/>
      </w:pPr>
      <w:bookmarkStart w:id="1590" w:name="_Toc161293465"/>
      <w:bookmarkStart w:id="1591" w:name="_Toc188159250"/>
      <w:r w:rsidRPr="00D62916">
        <w:t>Transaktionsbehandlung</w:t>
      </w:r>
      <w:bookmarkEnd w:id="1590"/>
      <w:bookmarkEnd w:id="1591"/>
    </w:p>
    <w:p w14:paraId="31F84CDC" w14:textId="77777777" w:rsidR="00E864AB" w:rsidRPr="00D62916" w:rsidRDefault="00E864AB" w:rsidP="00E864AB">
      <w:pPr>
        <w:pStyle w:val="Erluterungstext"/>
      </w:pPr>
      <w:bookmarkStart w:id="1592" w:name="OLE_LINK99"/>
      <w:bookmarkStart w:id="1593" w:name="OLE_LINK100"/>
      <w:r w:rsidRPr="00D62916">
        <w:t>Transaktionen sind Arbeitsschritte oder Abläufe, die entweder alle gemeinsam oder garnicht durchgeführt werden. Der Begriff stammt aus den Datenbanken - wichtiges Stichwort hier sind ACID-Transaktionen (atomar, consistent, isolated, durable).</w:t>
      </w:r>
    </w:p>
    <w:bookmarkEnd w:id="1592"/>
    <w:bookmarkEnd w:id="1593"/>
    <w:p w14:paraId="1DA96572" w14:textId="77777777" w:rsidR="00E864AB" w:rsidRPr="00D62916" w:rsidRDefault="00E864AB" w:rsidP="00E864AB">
      <w:pPr>
        <w:spacing w:before="56" w:after="113"/>
        <w:rPr>
          <w:rFonts w:cs="Arial"/>
          <w:sz w:val="20"/>
        </w:rPr>
      </w:pPr>
    </w:p>
    <w:p w14:paraId="06A591DF" w14:textId="77777777" w:rsidR="00E864AB" w:rsidRPr="00D62916" w:rsidRDefault="00E864AB" w:rsidP="00E864AB">
      <w:pPr>
        <w:pStyle w:val="Heading2"/>
      </w:pPr>
      <w:bookmarkStart w:id="1594" w:name="_Toc161293466"/>
      <w:bookmarkStart w:id="1595" w:name="_Toc188159251"/>
      <w:proofErr w:type="spellStart"/>
      <w:r w:rsidRPr="00D62916">
        <w:t>Sessionbehandlung</w:t>
      </w:r>
      <w:bookmarkEnd w:id="1594"/>
      <w:bookmarkEnd w:id="1595"/>
      <w:proofErr w:type="spellEnd"/>
    </w:p>
    <w:p w14:paraId="18D9C81E" w14:textId="77777777" w:rsidR="00E864AB" w:rsidRPr="00D62916" w:rsidRDefault="00E864AB" w:rsidP="00E864AB">
      <w:pPr>
        <w:pStyle w:val="Erluterungstext"/>
      </w:pPr>
      <w:bookmarkStart w:id="1596" w:name="OLE_LINK101"/>
      <w:bookmarkStart w:id="1597" w:name="OLE_LINK102"/>
      <w:r w:rsidRPr="00D62916">
        <w:t>Eine Session, auch genannt Sitzung, bezeichnet eine stehende Verbindung eines Clients mit einem Server. Den Zustand dieser Sitzung gilt es zu erhalten, was insbesondere bei der Nutzung zustandsloser Protokolle (etwa HTTP) wichtige Bedeutung hat. Sessionbehandlung stellt für Intra-  und Internetsysteme eine kritische Herausforderung dar und beeinflusst häufig die Performance eines Systems.</w:t>
      </w:r>
    </w:p>
    <w:bookmarkEnd w:id="1596"/>
    <w:bookmarkEnd w:id="1597"/>
    <w:p w14:paraId="75DEF1E6" w14:textId="77777777" w:rsidR="00E864AB" w:rsidRPr="00D62916" w:rsidRDefault="00E864AB" w:rsidP="00E864AB">
      <w:pPr>
        <w:spacing w:before="56" w:after="113"/>
        <w:rPr>
          <w:rFonts w:cs="Arial"/>
          <w:sz w:val="20"/>
        </w:rPr>
      </w:pPr>
    </w:p>
    <w:p w14:paraId="04F2FDF1" w14:textId="77777777" w:rsidR="00E864AB" w:rsidRPr="00D62916" w:rsidRDefault="00E864AB" w:rsidP="00E864AB">
      <w:pPr>
        <w:pStyle w:val="Heading2"/>
      </w:pPr>
      <w:bookmarkStart w:id="1598" w:name="_Toc161293467"/>
      <w:bookmarkStart w:id="1599" w:name="_Toc188159252"/>
      <w:r w:rsidRPr="00D62916">
        <w:t>Sicherheit</w:t>
      </w:r>
      <w:bookmarkEnd w:id="1598"/>
      <w:bookmarkEnd w:id="1599"/>
    </w:p>
    <w:p w14:paraId="7904C3EA" w14:textId="77777777" w:rsidR="00E864AB" w:rsidRPr="00D62916" w:rsidRDefault="00E864AB" w:rsidP="00E864AB">
      <w:pPr>
        <w:pStyle w:val="Erluterungstext"/>
      </w:pPr>
      <w:bookmarkStart w:id="1600" w:name="OLE_LINK103"/>
      <w:bookmarkStart w:id="1601" w:name="OLE_LINK104"/>
      <w:r w:rsidRPr="00D62916">
        <w:t>Die Sicherheit von IT-Systemen befasst sich mit Mechanismen zur Gewährleistung von Datensicherheit und Datenschutz sowie Verhinderung von Datenmissbrauch.</w:t>
      </w:r>
    </w:p>
    <w:p w14:paraId="46DCDF25" w14:textId="77777777" w:rsidR="00E864AB" w:rsidRPr="00D62916" w:rsidRDefault="00E864AB" w:rsidP="00E864AB">
      <w:pPr>
        <w:pStyle w:val="Erluterungstext"/>
      </w:pPr>
      <w:r w:rsidRPr="00D62916">
        <w:t>Typische Fragestellungen sind:</w:t>
      </w:r>
    </w:p>
    <w:p w14:paraId="22696117" w14:textId="77777777" w:rsidR="00E864AB" w:rsidRPr="00D62916" w:rsidRDefault="00E864AB" w:rsidP="00E864AB">
      <w:pPr>
        <w:pStyle w:val="ErluterungstextBullets"/>
      </w:pPr>
      <w:r w:rsidRPr="00D62916">
        <w:t>Wie können Daten auf dem Transport (beispielsweise über offene Netze wie das Internet) vor Missbrauch geschützt werden?</w:t>
      </w:r>
    </w:p>
    <w:p w14:paraId="3FBE703E" w14:textId="77777777" w:rsidR="00E864AB" w:rsidRPr="00D62916" w:rsidRDefault="00E864AB" w:rsidP="00E864AB">
      <w:pPr>
        <w:pStyle w:val="ErluterungstextBullets"/>
      </w:pPr>
      <w:r w:rsidRPr="00D62916">
        <w:t>Wie können Kommunikationspartner sich gegenseitig vertrauen?</w:t>
      </w:r>
    </w:p>
    <w:p w14:paraId="07E4DFE8" w14:textId="77777777" w:rsidR="00E864AB" w:rsidRPr="00D62916" w:rsidRDefault="00E864AB" w:rsidP="00E864AB">
      <w:pPr>
        <w:pStyle w:val="ErluterungstextBullets"/>
      </w:pPr>
      <w:r w:rsidRPr="00D62916">
        <w:t>Wie können sich Kommunikationspartner eindeutig erkennen und vor falschen Kommunikationspartner schützen?</w:t>
      </w:r>
    </w:p>
    <w:p w14:paraId="726E718A" w14:textId="77777777" w:rsidR="00E864AB" w:rsidRPr="00D62916" w:rsidRDefault="00E864AB" w:rsidP="00E864AB">
      <w:pPr>
        <w:pStyle w:val="ErluterungstextBullets"/>
      </w:pPr>
      <w:r w:rsidRPr="00D62916">
        <w:t>Wie können Kommunikationspartner die Herkunft von Daten für sich beanspruchen (oder die Echtheit von Daten bestätigen)?</w:t>
      </w:r>
    </w:p>
    <w:p w14:paraId="1206A60F" w14:textId="77777777" w:rsidR="00E864AB" w:rsidRPr="00D62916" w:rsidRDefault="00E864AB" w:rsidP="00E864AB">
      <w:pPr>
        <w:pStyle w:val="Erluterungstext"/>
      </w:pPr>
      <w:r w:rsidRPr="00D62916">
        <w:t>Das Thema IT-Sicherheit hat häufig Berührung zu juristischen Aspekten, teilweise sogar zu internationalem Recht.</w:t>
      </w:r>
    </w:p>
    <w:bookmarkEnd w:id="1600"/>
    <w:bookmarkEnd w:id="1601"/>
    <w:p w14:paraId="241D48B8" w14:textId="77777777" w:rsidR="00E864AB" w:rsidRPr="00D62916" w:rsidRDefault="00E864AB" w:rsidP="00E864AB">
      <w:pPr>
        <w:spacing w:before="56" w:after="113"/>
        <w:rPr>
          <w:rFonts w:cs="Arial"/>
          <w:sz w:val="20"/>
        </w:rPr>
      </w:pPr>
    </w:p>
    <w:p w14:paraId="127B8853" w14:textId="77777777" w:rsidR="00E864AB" w:rsidRPr="00D62916" w:rsidRDefault="00E864AB" w:rsidP="00E864AB">
      <w:pPr>
        <w:pStyle w:val="Heading2"/>
      </w:pPr>
      <w:bookmarkStart w:id="1602" w:name="_Toc161293468"/>
      <w:bookmarkStart w:id="1603" w:name="_Toc188159253"/>
      <w:r w:rsidRPr="00D62916">
        <w:t>Kommunikation und Integration mit anderen IT-Systemen</w:t>
      </w:r>
      <w:bookmarkEnd w:id="1602"/>
      <w:bookmarkEnd w:id="1603"/>
    </w:p>
    <w:p w14:paraId="28298496" w14:textId="23A72593" w:rsidR="00E864AB" w:rsidRPr="00D62916" w:rsidRDefault="00E864AB" w:rsidP="00E864AB">
      <w:pPr>
        <w:pStyle w:val="Erluterungstext"/>
      </w:pPr>
      <w:bookmarkStart w:id="1604" w:name="OLE_LINK105"/>
      <w:bookmarkStart w:id="1605" w:name="OLE_LINK106"/>
      <w:r w:rsidRPr="00D62916">
        <w:t>Kommunikation:</w:t>
      </w:r>
      <w:r w:rsidR="00FC0960">
        <w:t xml:space="preserve"> </w:t>
      </w:r>
      <w:r w:rsidRPr="00D62916">
        <w:t>Übertragung von Daten zwischen System-Komponenten. Bezieht sich auf Kommunikation innerhalb eines Prozesses oder Adressraumes, zwischen unterschiedlichen Prozessen oder auch zwischen unterschiedlichen Rechnersystemen.</w:t>
      </w:r>
    </w:p>
    <w:p w14:paraId="5BD03D51" w14:textId="77777777" w:rsidR="00E864AB" w:rsidRPr="00D62916" w:rsidRDefault="00E864AB" w:rsidP="00E864AB">
      <w:pPr>
        <w:pStyle w:val="Erluterungstext"/>
      </w:pPr>
      <w:r w:rsidRPr="00D62916">
        <w:t>Integration: Einbindung bestehender Systeme (in einen neuen Kontext). Auch bekannt als: (Legacy) Wrapper, Gateway, Enterprise Application Integration (EAI).</w:t>
      </w:r>
    </w:p>
    <w:bookmarkEnd w:id="1604"/>
    <w:bookmarkEnd w:id="1605"/>
    <w:p w14:paraId="5ECD298F" w14:textId="77777777" w:rsidR="00E864AB" w:rsidRPr="00D62916" w:rsidRDefault="00E864AB" w:rsidP="00E864AB">
      <w:pPr>
        <w:spacing w:before="56" w:after="113"/>
        <w:rPr>
          <w:rFonts w:cs="Arial"/>
          <w:sz w:val="20"/>
        </w:rPr>
      </w:pPr>
    </w:p>
    <w:p w14:paraId="7FC04AAE" w14:textId="77777777" w:rsidR="00E864AB" w:rsidRPr="00D62916" w:rsidRDefault="00E864AB" w:rsidP="00E864AB">
      <w:pPr>
        <w:pStyle w:val="Heading2"/>
      </w:pPr>
      <w:bookmarkStart w:id="1606" w:name="_Toc161293469"/>
      <w:bookmarkStart w:id="1607" w:name="_Toc188159254"/>
      <w:r w:rsidRPr="00D62916">
        <w:lastRenderedPageBreak/>
        <w:t>Verteilung</w:t>
      </w:r>
      <w:bookmarkEnd w:id="1606"/>
      <w:bookmarkEnd w:id="1607"/>
    </w:p>
    <w:p w14:paraId="0EFDFF75" w14:textId="77777777" w:rsidR="00E864AB" w:rsidRPr="00D62916" w:rsidRDefault="00E864AB" w:rsidP="00E864AB">
      <w:pPr>
        <w:pStyle w:val="Erluterungstext"/>
      </w:pPr>
      <w:bookmarkStart w:id="1608" w:name="OLE_LINK107"/>
      <w:bookmarkStart w:id="1609" w:name="OLE_LINK108"/>
      <w:r w:rsidRPr="00D62916">
        <w:t>Verteilung: Entwurf von Software-Systemen, deren Bestandteile auf unterschiedlichen und eventuell physikalisch getrennten Rechnersystemen ablaufen.</w:t>
      </w:r>
    </w:p>
    <w:p w14:paraId="413DE3ED" w14:textId="77777777" w:rsidR="00E864AB" w:rsidRPr="00D62916" w:rsidRDefault="00E864AB" w:rsidP="00E864AB">
      <w:pPr>
        <w:pStyle w:val="Erluterungstext"/>
      </w:pPr>
      <w:r w:rsidRPr="00D62916">
        <w:t>Zur Verteilung gehören Dinge wie der Aufruf entfernter Methoden (remote procedure call, RPC), die Übertragung von Daten oder Dokumenten an verteilte Kommunikationspartner, die Wahl passender Interaktionsstile oder Nachrichtenaustauschmuster (etwa: synchron / asynchron, publish- subsribe, peer-to- peer).</w:t>
      </w:r>
    </w:p>
    <w:bookmarkEnd w:id="1608"/>
    <w:bookmarkEnd w:id="1609"/>
    <w:p w14:paraId="7E5DCC51" w14:textId="77777777" w:rsidR="00E864AB" w:rsidRDefault="00E864AB" w:rsidP="00E864AB">
      <w:pPr>
        <w:spacing w:before="56" w:after="113"/>
        <w:rPr>
          <w:rFonts w:cs="Arial"/>
          <w:sz w:val="20"/>
        </w:rPr>
      </w:pPr>
    </w:p>
    <w:p w14:paraId="3F31D3BB" w14:textId="77777777" w:rsidR="002060DC" w:rsidRPr="00D62916" w:rsidRDefault="002060DC" w:rsidP="002060DC">
      <w:pPr>
        <w:pStyle w:val="Heading2"/>
      </w:pPr>
      <w:bookmarkStart w:id="1610" w:name="_Toc161293479"/>
      <w:bookmarkStart w:id="1611" w:name="_Toc188159255"/>
      <w:r w:rsidRPr="00D62916">
        <w:t>Plausibilisierung und Validierung</w:t>
      </w:r>
      <w:bookmarkEnd w:id="1610"/>
      <w:bookmarkEnd w:id="1611"/>
    </w:p>
    <w:p w14:paraId="5E95C501" w14:textId="1384744E" w:rsidR="002060DC" w:rsidRPr="00D62916" w:rsidRDefault="002060DC" w:rsidP="007F275F">
      <w:pPr>
        <w:pStyle w:val="Erluterungstext"/>
      </w:pPr>
      <w:bookmarkStart w:id="1612" w:name="OLE_LINK109"/>
      <w:bookmarkStart w:id="1613" w:name="OLE_LINK110"/>
      <w:r w:rsidRPr="00D62916">
        <w:t>Wo und wie plausibilisieren und validieren Sie (Eingabe-)daten, etwa Benutzereingaben?</w:t>
      </w:r>
    </w:p>
    <w:bookmarkEnd w:id="1612"/>
    <w:bookmarkEnd w:id="1613"/>
    <w:p w14:paraId="0AB79091" w14:textId="77777777" w:rsidR="002060DC" w:rsidRPr="00D62916" w:rsidRDefault="002060DC" w:rsidP="00E864AB">
      <w:pPr>
        <w:spacing w:before="56" w:after="113"/>
        <w:rPr>
          <w:rFonts w:cs="Arial"/>
          <w:sz w:val="20"/>
        </w:rPr>
      </w:pPr>
    </w:p>
    <w:p w14:paraId="6F743BBB" w14:textId="77777777" w:rsidR="00E864AB" w:rsidRPr="00D62916" w:rsidRDefault="00E864AB" w:rsidP="00E864AB">
      <w:pPr>
        <w:pStyle w:val="Heading2"/>
      </w:pPr>
      <w:bookmarkStart w:id="1614" w:name="_Toc161293470"/>
      <w:bookmarkStart w:id="1615" w:name="_Toc188159256"/>
      <w:r w:rsidRPr="00D62916">
        <w:t>Ausnahme-/Fehlerbehandlung</w:t>
      </w:r>
      <w:bookmarkEnd w:id="1614"/>
      <w:bookmarkEnd w:id="1615"/>
    </w:p>
    <w:p w14:paraId="59245BF5" w14:textId="77777777" w:rsidR="00E864AB" w:rsidRPr="00D62916" w:rsidRDefault="00E864AB" w:rsidP="00E864AB">
      <w:pPr>
        <w:pStyle w:val="Erluterungstext"/>
      </w:pPr>
      <w:bookmarkStart w:id="1616" w:name="OLE_LINK111"/>
      <w:bookmarkStart w:id="1617" w:name="OLE_LINK112"/>
      <w:r w:rsidRPr="00D62916">
        <w:t>Wie werden Programmfehler und Ausnahmen systematisch und konsistent behandelt?</w:t>
      </w:r>
    </w:p>
    <w:p w14:paraId="62E8BCEA" w14:textId="77777777" w:rsidR="00E864AB" w:rsidRPr="00D62916" w:rsidRDefault="00E864AB" w:rsidP="00E864AB">
      <w:pPr>
        <w:pStyle w:val="Erluterungstext"/>
      </w:pPr>
      <w:r w:rsidRPr="00D62916">
        <w:t>Wie kann das System nach einem Fehler wieder in einen konsistenten Zustand gelangen? Geschieht dies automatisch oder ist manueller Eingriff erforderlich?</w:t>
      </w:r>
    </w:p>
    <w:p w14:paraId="15A440F7" w14:textId="77777777" w:rsidR="00E864AB" w:rsidRPr="00D62916" w:rsidRDefault="00E864AB" w:rsidP="00E864AB">
      <w:pPr>
        <w:pStyle w:val="Erluterungstext"/>
      </w:pPr>
      <w:r w:rsidRPr="00D62916">
        <w:t>Dieser Aspekt hat mit Logging, Protokollierung und Tracing zu tun.</w:t>
      </w:r>
    </w:p>
    <w:p w14:paraId="595D030B" w14:textId="77777777" w:rsidR="00E864AB" w:rsidRPr="00D62916" w:rsidRDefault="00E864AB" w:rsidP="00E864AB">
      <w:pPr>
        <w:pStyle w:val="Erluterungstext"/>
      </w:pPr>
      <w:r w:rsidRPr="00D62916">
        <w:t>Welche Art Ausnahmen und Fehler behandelt ihr System? Welche Art Ausnahmen werden an welche Außenschnittstelle weitergeleitet und welche Ausnahmen behandelt das System komplett intern?</w:t>
      </w:r>
    </w:p>
    <w:p w14:paraId="604AA97E" w14:textId="77777777" w:rsidR="00E864AB" w:rsidRPr="00D62916" w:rsidRDefault="00E864AB" w:rsidP="00E864AB">
      <w:pPr>
        <w:pStyle w:val="Erluterungstext"/>
      </w:pPr>
      <w:r w:rsidRPr="00D62916">
        <w:t>Wie nutzen Sie die Exception-Handling Mechanismen ihrer Programmiersprache? Verwenden Sie checked- oder unchecked-Exceptions?</w:t>
      </w:r>
    </w:p>
    <w:bookmarkEnd w:id="1616"/>
    <w:bookmarkEnd w:id="1617"/>
    <w:p w14:paraId="2B552137" w14:textId="77777777" w:rsidR="00E864AB" w:rsidRPr="00D62916" w:rsidRDefault="00E864AB" w:rsidP="00E864AB">
      <w:pPr>
        <w:spacing w:before="56" w:after="113"/>
        <w:rPr>
          <w:rFonts w:cs="Arial"/>
          <w:sz w:val="20"/>
        </w:rPr>
      </w:pPr>
    </w:p>
    <w:p w14:paraId="7BE7F7AB" w14:textId="77777777" w:rsidR="00E864AB" w:rsidRPr="00D62916" w:rsidRDefault="00E864AB" w:rsidP="00E864AB">
      <w:pPr>
        <w:pStyle w:val="Heading2"/>
      </w:pPr>
      <w:bookmarkStart w:id="1618" w:name="_Toc161293471"/>
      <w:bookmarkStart w:id="1619" w:name="_Toc188159257"/>
      <w:r w:rsidRPr="00D62916">
        <w:t>Management des Systems &amp; Administrierbarkeit</w:t>
      </w:r>
      <w:bookmarkEnd w:id="1618"/>
      <w:bookmarkEnd w:id="1619"/>
    </w:p>
    <w:p w14:paraId="0D156046" w14:textId="77777777" w:rsidR="00E864AB" w:rsidRPr="00D62916" w:rsidRDefault="00E864AB" w:rsidP="00E864AB">
      <w:pPr>
        <w:pStyle w:val="Erluterungstext"/>
      </w:pPr>
      <w:bookmarkStart w:id="1620" w:name="OLE_LINK113"/>
      <w:bookmarkStart w:id="1621" w:name="OLE_LINK114"/>
      <w:r w:rsidRPr="00D62916">
        <w:t>Größere IT-Systeme laufen häufig in kontrollierten Ablaufumgebungen (Rechenzentren) unter der Kontrolle von Operatoren oder Administratoren ab. Diese Stakeholder benötigen einerseits spezifische Informationen über den Zustand der Programme zur Laufzeit, andererseits auch spezielle Eingriffs- oder Konfigurationsmöglichkeiten.</w:t>
      </w:r>
    </w:p>
    <w:bookmarkEnd w:id="1620"/>
    <w:bookmarkEnd w:id="1621"/>
    <w:p w14:paraId="081B085E" w14:textId="77777777" w:rsidR="00E864AB" w:rsidRPr="00D62916" w:rsidRDefault="00E864AB" w:rsidP="00E864AB"/>
    <w:p w14:paraId="101CB4B3" w14:textId="77777777" w:rsidR="00E864AB" w:rsidRPr="00D62916" w:rsidRDefault="00E864AB" w:rsidP="00E864AB">
      <w:pPr>
        <w:pStyle w:val="Heading2"/>
      </w:pPr>
      <w:bookmarkStart w:id="1622" w:name="_Toc161293472"/>
      <w:bookmarkStart w:id="1623" w:name="_Toc188159258"/>
      <w:proofErr w:type="spellStart"/>
      <w:r w:rsidRPr="00D62916">
        <w:t>Logging</w:t>
      </w:r>
      <w:proofErr w:type="spellEnd"/>
      <w:r w:rsidRPr="00D62916">
        <w:t xml:space="preserve">, Protokollierung, </w:t>
      </w:r>
      <w:proofErr w:type="spellStart"/>
      <w:r w:rsidRPr="00D62916">
        <w:t>Tracing</w:t>
      </w:r>
      <w:bookmarkEnd w:id="1622"/>
      <w:bookmarkEnd w:id="1623"/>
      <w:proofErr w:type="spellEnd"/>
      <w:r w:rsidRPr="00D62916">
        <w:t xml:space="preserve"> </w:t>
      </w:r>
    </w:p>
    <w:p w14:paraId="384CF37F" w14:textId="77777777" w:rsidR="00E864AB" w:rsidRPr="00D62916" w:rsidRDefault="00E864AB" w:rsidP="00E864AB">
      <w:pPr>
        <w:pStyle w:val="Erluterungstext"/>
      </w:pPr>
      <w:bookmarkStart w:id="1624" w:name="OLE_LINK115"/>
      <w:bookmarkStart w:id="1625" w:name="OLE_LINK116"/>
      <w:r w:rsidRPr="00D62916">
        <w:t xml:space="preserve">Es gibt zwei Ausprägungen der Protokollierung, das </w:t>
      </w:r>
      <w:r w:rsidRPr="00D62916">
        <w:rPr>
          <w:rFonts w:ascii="Helvetica-Oblique" w:hAnsi="Helvetica-Oblique"/>
          <w:i/>
        </w:rPr>
        <w:t xml:space="preserve">Logging </w:t>
      </w:r>
      <w:r w:rsidRPr="00D62916">
        <w:t xml:space="preserve">und das </w:t>
      </w:r>
      <w:r w:rsidRPr="00D62916">
        <w:rPr>
          <w:rFonts w:ascii="Helvetica-Oblique" w:hAnsi="Helvetica-Oblique"/>
          <w:i/>
        </w:rPr>
        <w:t>Tracing</w:t>
      </w:r>
      <w:r w:rsidRPr="00D62916">
        <w:t xml:space="preserve"> . Bei beiden werden Funktions- oder Methodenaufrufe in das Programm aufgenommen, die zur Laufzeit über den Status des Programms Auskunft geben.</w:t>
      </w:r>
    </w:p>
    <w:p w14:paraId="7B261903" w14:textId="77777777" w:rsidR="00E864AB" w:rsidRPr="00D62916" w:rsidRDefault="00E864AB" w:rsidP="00E864AB">
      <w:pPr>
        <w:pStyle w:val="Erluterungstext"/>
      </w:pPr>
      <w:r w:rsidRPr="00D62916">
        <w:t>In der Praxis gibt es zwischen Logging und Tracing allerdings sehr wohl Unterschiede:</w:t>
      </w:r>
    </w:p>
    <w:p w14:paraId="7F9A8C09" w14:textId="77777777" w:rsidR="00E864AB" w:rsidRPr="00D62916" w:rsidRDefault="00E864AB" w:rsidP="00E864AB">
      <w:pPr>
        <w:pStyle w:val="ErluterungstextBullets"/>
      </w:pPr>
      <w:r w:rsidRPr="00D62916">
        <w:t>Logging kann fachliche oder technische Protokollierung sein, oder eine beliebige Kombination von beidem.</w:t>
      </w:r>
    </w:p>
    <w:p w14:paraId="66FB3086" w14:textId="77777777" w:rsidR="00E864AB" w:rsidRPr="00D62916" w:rsidRDefault="00E864AB" w:rsidP="00E864AB">
      <w:pPr>
        <w:pStyle w:val="ErluterungstextBullets"/>
        <w:tabs>
          <w:tab w:val="clear" w:pos="360"/>
          <w:tab w:val="num" w:pos="728"/>
        </w:tabs>
        <w:ind w:left="742"/>
      </w:pPr>
      <w:r w:rsidRPr="00D62916">
        <w:t>Fachliche Protokolle werden gewöhnlich anwenderspezifisch aufbereitet und übersetzt. Sie dienen Endbenutzern, Administratoren oder Betreibern von Softwaresystemen und liefern Informationen über die vom Programm abgewickelten Geschäftsprozesse.</w:t>
      </w:r>
    </w:p>
    <w:p w14:paraId="4D817D3D" w14:textId="77777777" w:rsidR="00E864AB" w:rsidRPr="00D62916" w:rsidRDefault="00E864AB" w:rsidP="00E864AB">
      <w:pPr>
        <w:pStyle w:val="ErluterungstextBullets"/>
        <w:tabs>
          <w:tab w:val="clear" w:pos="360"/>
          <w:tab w:val="num" w:pos="728"/>
        </w:tabs>
        <w:ind w:left="742"/>
      </w:pPr>
      <w:r w:rsidRPr="00D62916">
        <w:t>Technische Protokolle sind Informationen für Betreiber oder Entwickler. Sie dienen der Fehlersuche sowie der Systemoptimierung.</w:t>
      </w:r>
    </w:p>
    <w:p w14:paraId="7BAE70F6" w14:textId="77777777" w:rsidR="00E864AB" w:rsidRPr="002D7FEA" w:rsidRDefault="00E864AB" w:rsidP="00E864AB">
      <w:pPr>
        <w:pStyle w:val="ErluterungstextBullets"/>
      </w:pPr>
      <w:r w:rsidRPr="00D62916">
        <w:t>Tracing soll Debugging -Information für Entwickler oder Supportmitarbeiter liefern. Es dient primär zur Fehlersuche und -analyse.</w:t>
      </w:r>
    </w:p>
    <w:bookmarkEnd w:id="1624"/>
    <w:bookmarkEnd w:id="1625"/>
    <w:p w14:paraId="6E308B78" w14:textId="77777777" w:rsidR="00E864AB" w:rsidRPr="00D62916" w:rsidRDefault="00E864AB" w:rsidP="00E864AB">
      <w:pPr>
        <w:widowControl w:val="0"/>
        <w:autoSpaceDE w:val="0"/>
        <w:autoSpaceDN w:val="0"/>
        <w:adjustRightInd w:val="0"/>
        <w:spacing w:before="0" w:after="240"/>
        <w:jc w:val="left"/>
        <w:rPr>
          <w:sz w:val="20"/>
        </w:rPr>
      </w:pPr>
    </w:p>
    <w:p w14:paraId="57636F68" w14:textId="77777777" w:rsidR="00E864AB" w:rsidRPr="00D62916" w:rsidRDefault="00E864AB" w:rsidP="00E864AB">
      <w:pPr>
        <w:pStyle w:val="Heading2"/>
      </w:pPr>
      <w:bookmarkStart w:id="1626" w:name="_Toc161293473"/>
      <w:bookmarkStart w:id="1627" w:name="_Toc188159259"/>
      <w:r w:rsidRPr="00D62916">
        <w:t>Geschäftsregeln</w:t>
      </w:r>
      <w:bookmarkEnd w:id="1626"/>
      <w:bookmarkEnd w:id="1627"/>
    </w:p>
    <w:p w14:paraId="1CB5C984" w14:textId="77777777" w:rsidR="00E864AB" w:rsidRPr="00D62916" w:rsidRDefault="00E864AB" w:rsidP="00E864AB">
      <w:pPr>
        <w:pStyle w:val="Erluterungstext"/>
      </w:pPr>
      <w:bookmarkStart w:id="1628" w:name="OLE_LINK117"/>
      <w:bookmarkStart w:id="1629" w:name="OLE_LINK118"/>
      <w:r w:rsidRPr="00D62916">
        <w:t>Wie behandeln Sie Geschäftslogik oder Geschäftsregeln? Implementieren die beteiligten Fachklassen ihre Logik selbst, oder liegt die Logik in der Verantwortung einer zentralen Komponente? Setzen Sie eine Regelmaschine (rule-engine) zur Interpretation von Geschäftsregeln ein (Produktionsregelsysteme, forward- oder backward-chaining)?</w:t>
      </w:r>
    </w:p>
    <w:p w14:paraId="0500938A" w14:textId="77777777" w:rsidR="00E864AB" w:rsidRPr="00D62916" w:rsidRDefault="00E864AB" w:rsidP="00E864AB">
      <w:pPr>
        <w:spacing w:before="56" w:after="113"/>
        <w:rPr>
          <w:rFonts w:cs="Arial"/>
          <w:sz w:val="20"/>
        </w:rPr>
      </w:pPr>
    </w:p>
    <w:p w14:paraId="0228CCA9" w14:textId="77777777" w:rsidR="00E864AB" w:rsidRPr="00D62916" w:rsidRDefault="00E864AB" w:rsidP="00E864AB">
      <w:pPr>
        <w:pStyle w:val="Heading2"/>
      </w:pPr>
      <w:bookmarkStart w:id="1630" w:name="_Toc161293474"/>
      <w:bookmarkStart w:id="1631" w:name="_Toc188159260"/>
      <w:bookmarkEnd w:id="1628"/>
      <w:bookmarkEnd w:id="1629"/>
      <w:r w:rsidRPr="00D62916">
        <w:t>Konfigurierbarkeit</w:t>
      </w:r>
      <w:bookmarkEnd w:id="1630"/>
      <w:bookmarkEnd w:id="1631"/>
    </w:p>
    <w:p w14:paraId="7240135B" w14:textId="77777777" w:rsidR="00E864AB" w:rsidRPr="00D62916" w:rsidRDefault="00E864AB" w:rsidP="00E864AB">
      <w:pPr>
        <w:pStyle w:val="Erluterungstext"/>
      </w:pPr>
      <w:bookmarkStart w:id="1632" w:name="OLE_LINK119"/>
      <w:bookmarkStart w:id="1633" w:name="OLE_LINK120"/>
      <w:r w:rsidRPr="00D62916">
        <w:t>Die Flexibilität von IT-Systemem wird unter anderem durch ihre Konfigurierbarkeit beeinflusst, die Möglichkeit, manche Entscheidungen hinsichtlich der Systemnutzung erst spät zu treffen. Konfigurierbarkeit kann zu folgenden Zeitpunkten erfolgen:</w:t>
      </w:r>
    </w:p>
    <w:p w14:paraId="1F339175" w14:textId="77777777" w:rsidR="00E864AB" w:rsidRPr="00D62916" w:rsidRDefault="00E864AB" w:rsidP="00E864AB">
      <w:pPr>
        <w:pStyle w:val="ErluterungstextBullets"/>
      </w:pPr>
      <w:r w:rsidRPr="00D62916">
        <w:t>Während der Programmierung: Dabei werden beispielsweise Server-, Datei- oder Verzeichnisnamen direkt ("hart") in den Programmcode aufgenommen.</w:t>
      </w:r>
    </w:p>
    <w:p w14:paraId="1860089A" w14:textId="77777777" w:rsidR="00E864AB" w:rsidRPr="00D62916" w:rsidRDefault="00E864AB" w:rsidP="00E864AB">
      <w:pPr>
        <w:pStyle w:val="ErluterungstextBullets"/>
      </w:pPr>
      <w:r w:rsidRPr="00D62916">
        <w:t>Während des Deployments oder der Installation: Hier werden Konfigurationsinformationen für eine bestimmte Installation angegeben, etwa der Installationspfad.</w:t>
      </w:r>
    </w:p>
    <w:p w14:paraId="3736C048" w14:textId="77777777" w:rsidR="00E864AB" w:rsidRPr="00D62916" w:rsidRDefault="00E864AB" w:rsidP="00E864AB">
      <w:pPr>
        <w:pStyle w:val="ErluterungstextBullets"/>
      </w:pPr>
      <w:r w:rsidRPr="00D62916">
        <w:t>Beim Systemstart: Hier werden Informationen vor oder beim Programmstart dynamisch gelesen.</w:t>
      </w:r>
    </w:p>
    <w:p w14:paraId="4A7B56CF" w14:textId="77777777" w:rsidR="00E864AB" w:rsidRPr="00D62916" w:rsidRDefault="00E864AB" w:rsidP="00E864AB">
      <w:pPr>
        <w:pStyle w:val="ErluterungstextBullets"/>
      </w:pPr>
      <w:r w:rsidRPr="00D62916">
        <w:t>Während des Programmablaufs: Konfigurationsinformation wird zur Programmlaufzeit erfragt oder gelesen.</w:t>
      </w:r>
    </w:p>
    <w:bookmarkEnd w:id="1632"/>
    <w:bookmarkEnd w:id="1633"/>
    <w:p w14:paraId="78BE1611" w14:textId="77777777" w:rsidR="00E864AB" w:rsidRPr="00D62916" w:rsidRDefault="00E864AB" w:rsidP="00E864AB">
      <w:pPr>
        <w:rPr>
          <w:rFonts w:cs="Arial"/>
        </w:rPr>
      </w:pPr>
    </w:p>
    <w:p w14:paraId="2F618655" w14:textId="77777777" w:rsidR="00E864AB" w:rsidRPr="00D62916" w:rsidRDefault="00E864AB" w:rsidP="00E864AB">
      <w:pPr>
        <w:pStyle w:val="Heading2"/>
      </w:pPr>
      <w:bookmarkStart w:id="1634" w:name="_Toc161293475"/>
      <w:bookmarkStart w:id="1635" w:name="_Toc188159261"/>
      <w:r w:rsidRPr="00D62916">
        <w:t>Parallelisierung und Threading</w:t>
      </w:r>
      <w:bookmarkEnd w:id="1634"/>
      <w:bookmarkEnd w:id="1635"/>
    </w:p>
    <w:p w14:paraId="4B6B43F8" w14:textId="77777777" w:rsidR="00E864AB" w:rsidRPr="00D62916" w:rsidRDefault="00E864AB" w:rsidP="00E864AB">
      <w:pPr>
        <w:pStyle w:val="Erluterungstext"/>
      </w:pPr>
      <w:bookmarkStart w:id="1636" w:name="OLE_LINK121"/>
      <w:bookmarkStart w:id="1637" w:name="OLE_LINK122"/>
      <w:r w:rsidRPr="00D62916">
        <w:t>Programme können in parallelen Prozessen oder Threads ablaufen - was die Notwendigkeit von Synchronisationspunkten mit sich bringt. Die Grundlagen dieses Aspekten legt die Parallelverarbeitung. Für die Architektur und Implementierung nebenläufiger Systeme sind viele technische Detailaspekte zu berücksichtigen (Adressräume, Arten von Synchronisationsmechanismen (Guards, Wächter, Semaphore), Prozesse und Threads, Parallelität im Betriebssystem, Parallelität in virtuellen Maschinen und andere).</w:t>
      </w:r>
    </w:p>
    <w:bookmarkEnd w:id="1636"/>
    <w:bookmarkEnd w:id="1637"/>
    <w:p w14:paraId="6D1B59CE" w14:textId="77777777" w:rsidR="00E864AB" w:rsidRPr="00D62916" w:rsidRDefault="00E864AB" w:rsidP="00E864AB">
      <w:pPr>
        <w:spacing w:before="56" w:after="113"/>
        <w:rPr>
          <w:rFonts w:cs="Arial"/>
          <w:sz w:val="20"/>
        </w:rPr>
      </w:pPr>
    </w:p>
    <w:p w14:paraId="4D51366F" w14:textId="77777777" w:rsidR="00E864AB" w:rsidRPr="00D62916" w:rsidRDefault="00E864AB" w:rsidP="00E864AB">
      <w:pPr>
        <w:pStyle w:val="Heading2"/>
      </w:pPr>
      <w:bookmarkStart w:id="1638" w:name="_Toc161293476"/>
      <w:bookmarkStart w:id="1639" w:name="_Toc188159262"/>
      <w:r w:rsidRPr="00D62916">
        <w:t>Internationalisierung</w:t>
      </w:r>
      <w:bookmarkEnd w:id="1638"/>
      <w:bookmarkEnd w:id="1639"/>
    </w:p>
    <w:p w14:paraId="3FA2313E" w14:textId="77777777" w:rsidR="00E864AB" w:rsidRPr="00D62916" w:rsidRDefault="00E864AB" w:rsidP="00E864AB">
      <w:pPr>
        <w:pStyle w:val="Erluterungstext"/>
      </w:pPr>
      <w:bookmarkStart w:id="1640" w:name="OLE_LINK123"/>
      <w:bookmarkStart w:id="1641" w:name="OLE_LINK124"/>
      <w:r w:rsidRPr="00D62916">
        <w:t>Unterstützung für den Einsatz von Systemen in unterschiedlichen Ländern, Anpassung der Systeme an länderspezifische Merkmale. Bei der Internationalisierung (aufgrund der 18 Buchstaben zwischen I und n des englischen Internationalisation auch i18n genannt) geht es neben der Übersetzung von Aus- oder EIngabetexten auch um verwendete Zeichensätze, Orientierung von Schriften am Bildschirm und andere (äußerliche) Aspekte.</w:t>
      </w:r>
    </w:p>
    <w:bookmarkEnd w:id="1640"/>
    <w:bookmarkEnd w:id="1641"/>
    <w:p w14:paraId="4C47E719" w14:textId="77777777" w:rsidR="00E864AB" w:rsidRPr="00D62916" w:rsidRDefault="00E864AB" w:rsidP="00E864AB">
      <w:pPr>
        <w:spacing w:before="56" w:after="113"/>
        <w:rPr>
          <w:rFonts w:cs="Arial"/>
          <w:sz w:val="20"/>
        </w:rPr>
      </w:pPr>
    </w:p>
    <w:p w14:paraId="7D79802C" w14:textId="77777777" w:rsidR="00E864AB" w:rsidRPr="00D62916" w:rsidRDefault="00E864AB" w:rsidP="00E864AB">
      <w:pPr>
        <w:pStyle w:val="Heading2"/>
      </w:pPr>
      <w:bookmarkStart w:id="1642" w:name="_Toc161293477"/>
      <w:bookmarkStart w:id="1643" w:name="_Toc188159263"/>
      <w:r w:rsidRPr="00D62916">
        <w:t>Migration</w:t>
      </w:r>
      <w:bookmarkEnd w:id="1642"/>
      <w:bookmarkEnd w:id="1643"/>
    </w:p>
    <w:p w14:paraId="39370CE0" w14:textId="77777777" w:rsidR="00E864AB" w:rsidRPr="00D62916" w:rsidRDefault="00E864AB" w:rsidP="00E864AB">
      <w:pPr>
        <w:pStyle w:val="Erluterungstext"/>
      </w:pPr>
      <w:bookmarkStart w:id="1644" w:name="OLE_LINK125"/>
      <w:bookmarkStart w:id="1645" w:name="OLE_LINK126"/>
      <w:bookmarkStart w:id="1646" w:name="OLE_LINK127"/>
      <w:r w:rsidRPr="00D62916">
        <w:t>Für die meisten Systeme gibt es existierende Altsysteme, die durch die neuen Systeme abgelöst werden sollen. Denken Sie als Architekt nicht nur an Ihre neue, schöne Architektur, sondern rechtzeitig auch an alle organisatorischen und technischen Aspekte, die zur Einführung oder Migration der Architektur beachtet werden müssen.</w:t>
      </w:r>
    </w:p>
    <w:p w14:paraId="0FF5AEA4" w14:textId="77777777" w:rsidR="00E864AB" w:rsidRPr="00D62916" w:rsidRDefault="00E864AB" w:rsidP="00E864AB">
      <w:pPr>
        <w:pStyle w:val="Erluterungstext"/>
      </w:pPr>
      <w:r w:rsidRPr="00D62916">
        <w:t>Beispiele</w:t>
      </w:r>
    </w:p>
    <w:p w14:paraId="5F398512" w14:textId="77777777" w:rsidR="00E864AB" w:rsidRPr="00D62916" w:rsidRDefault="00E864AB" w:rsidP="00E864AB">
      <w:pPr>
        <w:pStyle w:val="ErluterungstextBullets"/>
      </w:pPr>
      <w:r w:rsidRPr="00D62916">
        <w:t>Konzept, Vorgehensweise oder Werkzeuge zur Datenübernahme und initialen Befüllung mit Daten</w:t>
      </w:r>
    </w:p>
    <w:p w14:paraId="3CB2E5EC" w14:textId="77777777" w:rsidR="00E864AB" w:rsidRPr="00D62916" w:rsidRDefault="00E864AB" w:rsidP="00E864AB">
      <w:pPr>
        <w:pStyle w:val="ErluterungstextBullets"/>
      </w:pPr>
      <w:r w:rsidRPr="00D62916">
        <w:lastRenderedPageBreak/>
        <w:t>Konzept zur Systemeinführung oder zeitweiliger Parallelbetrieb von Alt- und Neusystem</w:t>
      </w:r>
    </w:p>
    <w:p w14:paraId="362B552B" w14:textId="77777777" w:rsidR="00E864AB" w:rsidRPr="00D62916" w:rsidRDefault="00E864AB" w:rsidP="00E864AB">
      <w:pPr>
        <w:pStyle w:val="Erluterungstext"/>
      </w:pPr>
    </w:p>
    <w:p w14:paraId="376F2292" w14:textId="77777777" w:rsidR="00E864AB" w:rsidRPr="00D62916" w:rsidRDefault="00E864AB" w:rsidP="00E864AB">
      <w:pPr>
        <w:pStyle w:val="Erluterungstext"/>
      </w:pPr>
      <w:r w:rsidRPr="00D62916">
        <w:t>Müssen Sie bestehende Daten migrieren? Wie führen Sie die benötigten syntaktischen oder semantischern Transformationen durch?</w:t>
      </w:r>
    </w:p>
    <w:bookmarkEnd w:id="1644"/>
    <w:bookmarkEnd w:id="1645"/>
    <w:bookmarkEnd w:id="1646"/>
    <w:p w14:paraId="3D8E0D9C" w14:textId="77777777" w:rsidR="00E864AB" w:rsidRPr="00D62916" w:rsidRDefault="00E864AB" w:rsidP="00E864AB">
      <w:pPr>
        <w:spacing w:before="56" w:after="113"/>
        <w:rPr>
          <w:rFonts w:cs="Arial"/>
          <w:sz w:val="20"/>
          <w:szCs w:val="20"/>
        </w:rPr>
      </w:pPr>
    </w:p>
    <w:p w14:paraId="0DACF9F5" w14:textId="77777777" w:rsidR="00E864AB" w:rsidRPr="00D62916" w:rsidRDefault="00E864AB" w:rsidP="00E864AB">
      <w:pPr>
        <w:pStyle w:val="Heading2"/>
      </w:pPr>
      <w:bookmarkStart w:id="1647" w:name="_Toc161293478"/>
      <w:bookmarkStart w:id="1648" w:name="_Toc188159264"/>
      <w:r w:rsidRPr="00D62916">
        <w:t>Testbarkeit</w:t>
      </w:r>
      <w:bookmarkEnd w:id="1647"/>
      <w:bookmarkEnd w:id="1648"/>
    </w:p>
    <w:p w14:paraId="3FFDEF24" w14:textId="77777777" w:rsidR="00E864AB" w:rsidRPr="00D62916" w:rsidRDefault="00E864AB" w:rsidP="00E864AB">
      <w:pPr>
        <w:pStyle w:val="Erluterungstext"/>
      </w:pPr>
      <w:r w:rsidRPr="00D62916">
        <w:t>Unterstützung für einfache (und möglichst automatische) Tests. Diese Eigenschaft bildet die Grundlage für das wichtige Erfolgsmuster "Continous Integration". In Projekten sollte mindestens täglich der gesamte Stand der Entwicklung gebaut und (automatisch) getestet werden - daher spielt Testbarkeit eine wichtige Rolle. Wichtige Stichworte hierzu sind Unit- Tests und Mock-Objekte.</w:t>
      </w:r>
    </w:p>
    <w:p w14:paraId="0BCC0854" w14:textId="77777777" w:rsidR="00E864AB" w:rsidRDefault="00E864AB" w:rsidP="00E864AB">
      <w:pPr>
        <w:spacing w:before="56" w:after="113"/>
        <w:rPr>
          <w:rFonts w:cs="Arial"/>
          <w:sz w:val="20"/>
        </w:rPr>
      </w:pPr>
    </w:p>
    <w:p w14:paraId="3923F293" w14:textId="12B4CD16" w:rsidR="002060DC" w:rsidRPr="00D62916" w:rsidRDefault="002060DC" w:rsidP="002060DC">
      <w:pPr>
        <w:pStyle w:val="Heading2"/>
      </w:pPr>
      <w:bookmarkStart w:id="1649" w:name="_Toc188159265"/>
      <w:r>
        <w:t>Skalierung, Clustering</w:t>
      </w:r>
      <w:bookmarkEnd w:id="1649"/>
    </w:p>
    <w:p w14:paraId="331DBCEE" w14:textId="170870F7" w:rsidR="002060DC" w:rsidRPr="00D62916" w:rsidRDefault="00A61C42" w:rsidP="002060DC">
      <w:pPr>
        <w:pStyle w:val="Erluterungstext"/>
      </w:pPr>
      <w:bookmarkStart w:id="1650" w:name="OLE_LINK128"/>
      <w:bookmarkStart w:id="1651" w:name="OLE_LINK129"/>
      <w:r>
        <w:t>Wie gestalten Sie Ihr System „wachstumsfähig“, so daß auch bei steigender Last oder steigenden Benutzerzahlen die Antwortzeiten und/oder Durchsatz erhalten bleiben?</w:t>
      </w:r>
    </w:p>
    <w:bookmarkEnd w:id="1650"/>
    <w:bookmarkEnd w:id="1651"/>
    <w:p w14:paraId="16E5D3E6" w14:textId="77777777" w:rsidR="002060DC" w:rsidRPr="00D62916" w:rsidRDefault="002060DC" w:rsidP="002060DC">
      <w:pPr>
        <w:spacing w:before="56" w:after="113"/>
        <w:rPr>
          <w:rFonts w:cs="Arial"/>
          <w:sz w:val="20"/>
        </w:rPr>
      </w:pPr>
    </w:p>
    <w:p w14:paraId="73F8E97B" w14:textId="54EF2087" w:rsidR="001833CE" w:rsidRPr="00D62916" w:rsidRDefault="001833CE" w:rsidP="001833CE">
      <w:pPr>
        <w:pStyle w:val="Heading2"/>
      </w:pPr>
      <w:bookmarkStart w:id="1652" w:name="_Toc188159266"/>
      <w:bookmarkStart w:id="1653" w:name="OLE_LINK31"/>
      <w:bookmarkStart w:id="1654" w:name="OLE_LINK32"/>
      <w:r>
        <w:t>Hochverfügbarkeit</w:t>
      </w:r>
      <w:bookmarkEnd w:id="1652"/>
    </w:p>
    <w:p w14:paraId="2F221250" w14:textId="4F9CAB22" w:rsidR="001833CE" w:rsidRDefault="00A61C42" w:rsidP="001833CE">
      <w:pPr>
        <w:pStyle w:val="Erluterungstext"/>
      </w:pPr>
      <w:bookmarkStart w:id="1655" w:name="OLE_LINK130"/>
      <w:bookmarkStart w:id="1656" w:name="OLE_LINK131"/>
      <w:r>
        <w:t>Wie erreichen Sie hohe Verfügbarkeit des Systems? Legen Sie Teile redundant aus? Verteilen Sie das System auf unterschiedliche Rechner oder Rechenzentren? Betreiben Sie Standby-Systeme?</w:t>
      </w:r>
    </w:p>
    <w:bookmarkEnd w:id="1653"/>
    <w:bookmarkEnd w:id="1654"/>
    <w:bookmarkEnd w:id="1655"/>
    <w:bookmarkEnd w:id="1656"/>
    <w:p w14:paraId="1010A5A3" w14:textId="0F2B454D" w:rsidR="008232D4" w:rsidRPr="00D62916" w:rsidRDefault="008232D4" w:rsidP="008232D4">
      <w:pPr>
        <w:pStyle w:val="Heading2"/>
        <w:rPr>
          <w:ins w:id="1657" w:author="Gernot Starke" w:date="2012-06-08T16:12:00Z"/>
        </w:rPr>
      </w:pPr>
      <w:ins w:id="1658" w:author="Gernot Starke" w:date="2012-06-08T16:12:00Z">
        <w:r>
          <w:t>Codegenerierung</w:t>
        </w:r>
      </w:ins>
    </w:p>
    <w:p w14:paraId="69AF19A1" w14:textId="101F9C06" w:rsidR="008232D4" w:rsidRDefault="000E6054" w:rsidP="008232D4">
      <w:pPr>
        <w:pStyle w:val="Erluterungstext"/>
        <w:rPr>
          <w:ins w:id="1659" w:author="Gernot Starke" w:date="2012-06-08T16:12:00Z"/>
        </w:rPr>
      </w:pPr>
      <w:ins w:id="1660" w:author="Gernot Starke" w:date="2012-06-08T16:46:00Z">
        <w:r>
          <w:t>Wie und wo verwenden Sie Codegeneratoren, um Teile Ihres Systems aus Modellen oder domänenspezifischen Sprachen (DSL’s) zu generieren</w:t>
        </w:r>
      </w:ins>
      <w:ins w:id="1661" w:author="Gernot Starke" w:date="2012-06-08T16:12:00Z">
        <w:r w:rsidR="008232D4">
          <w:t>?</w:t>
        </w:r>
      </w:ins>
    </w:p>
    <w:p w14:paraId="27B15744" w14:textId="6B947787" w:rsidR="000E6054" w:rsidRPr="00D62916" w:rsidRDefault="000E6054" w:rsidP="000E6054">
      <w:pPr>
        <w:pStyle w:val="Heading2"/>
        <w:rPr>
          <w:ins w:id="1662" w:author="Gernot Starke" w:date="2012-06-08T16:46:00Z"/>
        </w:rPr>
      </w:pPr>
      <w:proofErr w:type="spellStart"/>
      <w:ins w:id="1663" w:author="Gernot Starke" w:date="2012-06-08T16:46:00Z">
        <w:r>
          <w:t>Buildmanagement</w:t>
        </w:r>
        <w:proofErr w:type="spellEnd"/>
      </w:ins>
    </w:p>
    <w:p w14:paraId="596D914F" w14:textId="6448C2A6" w:rsidR="000E6054" w:rsidRDefault="000E6054" w:rsidP="000E6054">
      <w:pPr>
        <w:pStyle w:val="Erluterungstext"/>
        <w:rPr>
          <w:ins w:id="1664" w:author="Gernot Starke" w:date="2012-06-08T16:46:00Z"/>
        </w:rPr>
      </w:pPr>
      <w:ins w:id="1665" w:author="Gernot Starke" w:date="2012-06-08T16:47:00Z">
        <w:r>
          <w:t>Wie wird das gesamte System aus Sourcecode Bausteinen gebaut? Welche Repositories (Versionsverwaltungssysteme) enthalten welchen Sourcecode, wo liegen Konfigurationsdateien, Testdaten und/oder Build-Skripte (</w:t>
        </w:r>
      </w:ins>
      <w:ins w:id="1666" w:author="Gernot Starke" w:date="2012-06-08T16:48:00Z">
        <w:r>
          <w:t xml:space="preserve">make, </w:t>
        </w:r>
      </w:ins>
      <w:ins w:id="1667" w:author="Gernot Starke" w:date="2012-06-08T16:47:00Z">
        <w:r>
          <w:t>ant, maven,</w:t>
        </w:r>
      </w:ins>
      <w:ins w:id="1668" w:author="Gernot Starke" w:date="2012-06-08T16:48:00Z">
        <w:r>
          <w:t xml:space="preserve"> gradle oder Ähnliche)?</w:t>
        </w:r>
      </w:ins>
      <w:ins w:id="1669" w:author="Gernot Starke" w:date="2012-06-08T16:47:00Z">
        <w:r>
          <w:t xml:space="preserve"> </w:t>
        </w:r>
      </w:ins>
    </w:p>
    <w:p w14:paraId="6F34346F" w14:textId="77777777" w:rsidR="00E864AB" w:rsidRPr="00D62916" w:rsidRDefault="00E864AB" w:rsidP="00E864AB">
      <w:pPr>
        <w:spacing w:before="56" w:after="113"/>
        <w:rPr>
          <w:rFonts w:cs="Arial"/>
          <w:sz w:val="20"/>
        </w:rPr>
      </w:pPr>
    </w:p>
    <w:p w14:paraId="40CC82B5" w14:textId="77777777" w:rsidR="00E864AB" w:rsidRPr="00D62916" w:rsidRDefault="00E864AB" w:rsidP="00E864AB">
      <w:pPr>
        <w:pStyle w:val="Heading1"/>
      </w:pPr>
      <w:bookmarkStart w:id="1670" w:name="_Toc161293482"/>
      <w:bookmarkStart w:id="1671" w:name="_Toc188159267"/>
      <w:r w:rsidRPr="00D62916">
        <w:t>Entwurfsentscheidungen</w:t>
      </w:r>
      <w:bookmarkEnd w:id="1670"/>
      <w:bookmarkEnd w:id="1671"/>
    </w:p>
    <w:p w14:paraId="00BF2151" w14:textId="77777777" w:rsidR="00E864AB" w:rsidRPr="00D62916" w:rsidRDefault="00E864AB" w:rsidP="00E864AB">
      <w:pPr>
        <w:pStyle w:val="Erluterungberschrift"/>
      </w:pPr>
      <w:bookmarkStart w:id="1672" w:name="OLE_LINK132"/>
      <w:bookmarkStart w:id="1673" w:name="OLE_LINK133"/>
      <w:r w:rsidRPr="00D62916">
        <w:t>Inhalt</w:t>
      </w:r>
    </w:p>
    <w:p w14:paraId="3F6DBF72" w14:textId="77777777" w:rsidR="00E864AB" w:rsidRPr="00D62916" w:rsidRDefault="00E864AB" w:rsidP="00E864AB">
      <w:pPr>
        <w:pStyle w:val="Erluterungstext"/>
      </w:pPr>
      <w:r w:rsidRPr="00D62916">
        <w:t>Dokumentieren Sie hier alle wesentlichen Entwurfsentscheidungen und deren Gründe!</w:t>
      </w:r>
    </w:p>
    <w:p w14:paraId="705659E5" w14:textId="77777777" w:rsidR="00E864AB" w:rsidRPr="00D62916" w:rsidRDefault="00E864AB" w:rsidP="00E864AB">
      <w:pPr>
        <w:pStyle w:val="Erluterungberschrift"/>
      </w:pPr>
      <w:r w:rsidRPr="00D62916">
        <w:t>Motivation</w:t>
      </w:r>
    </w:p>
    <w:p w14:paraId="3BC3978F" w14:textId="30DC034B" w:rsidR="00E864AB" w:rsidRPr="00D62916" w:rsidRDefault="00E864AB" w:rsidP="00E864AB">
      <w:pPr>
        <w:pStyle w:val="Erluterungstext"/>
      </w:pPr>
      <w:r w:rsidRPr="00D62916">
        <w:t>Es ist wünschenswert, alle wichtigen Entwurfsentscheidungen geschlossen nachlesen zu können. Wägen Sie ab, inwiefern Entwurfsentscheidungen hier zentral dokumentiert werden sollen oder wo eine lokale Beschreibung (z.B in der Whitebox-Sicht von Bausteinen) sinnvoller ist. Vermeiden Sie aber redundante Texte.</w:t>
      </w:r>
      <w:r w:rsidR="00E053B5">
        <w:t xml:space="preserve"> Verweisen Sie evtl. auf Kap. 4 zurück, wo schon zentrale Architekturstrategien motiviert wurden.</w:t>
      </w:r>
    </w:p>
    <w:p w14:paraId="599A1C0B" w14:textId="77777777" w:rsidR="00E864AB" w:rsidRPr="00D62916" w:rsidRDefault="00E864AB" w:rsidP="00E864AB">
      <w:pPr>
        <w:pStyle w:val="Erluterungberschrift"/>
      </w:pPr>
      <w:r w:rsidRPr="00D62916">
        <w:t>Form</w:t>
      </w:r>
    </w:p>
    <w:p w14:paraId="0832BCB3" w14:textId="77777777" w:rsidR="00E864AB" w:rsidRDefault="00E864AB" w:rsidP="00E864AB">
      <w:pPr>
        <w:pStyle w:val="Erluterungstext"/>
      </w:pPr>
      <w:r w:rsidRPr="00D62916">
        <w:t xml:space="preserve">informelle Liste, möglichst nach Wichtigkeit und Tragweite der Entscheidungen für den Leser aufgebaut. </w:t>
      </w:r>
    </w:p>
    <w:p w14:paraId="1D7DC551" w14:textId="77777777" w:rsidR="00E864AB" w:rsidRDefault="00E864AB" w:rsidP="00E864AB">
      <w:pPr>
        <w:pStyle w:val="Erluterungstext"/>
      </w:pPr>
      <w:r w:rsidRPr="002A6098">
        <w:lastRenderedPageBreak/>
        <w:t xml:space="preserve">Alternativ auch ausführlicher in Form von einzelnen Unterkapiteln je Entscheidung. Die folgende Mindmap </w:t>
      </w:r>
      <w:r>
        <w:t xml:space="preserve">(Quelle: Kolumne „Architekturen dokumentieren“ von S. Zörner im Java Magazin 3/2009) </w:t>
      </w:r>
      <w:r w:rsidRPr="002A6098">
        <w:t>soll Sie dabei unterstützen, wichtige Entscheidungen zu treffen und festzuhalten. Die Hauptäste stellen dabei die wesentlichen Schritte dar. Sie können auch als Überschriften innerhalb eines Unterkapitels dienen (siehe Beispiel unten).</w:t>
      </w:r>
    </w:p>
    <w:p w14:paraId="7D07874B" w14:textId="77777777" w:rsidR="00E864AB" w:rsidRDefault="00E864AB" w:rsidP="00E864AB">
      <w:pPr>
        <w:pStyle w:val="Erluterungstext"/>
      </w:pPr>
    </w:p>
    <w:bookmarkEnd w:id="1672"/>
    <w:bookmarkEnd w:id="1673"/>
    <w:p w14:paraId="24DE4467" w14:textId="77777777" w:rsidR="00E864AB" w:rsidRDefault="00E864AB" w:rsidP="00E864AB">
      <w:pPr>
        <w:pStyle w:val="Erluterungstext"/>
      </w:pPr>
      <w:r>
        <w:rPr>
          <w:noProof/>
          <w:lang w:val="en-US" w:eastAsia="en-US"/>
        </w:rPr>
        <w:drawing>
          <wp:inline distT="0" distB="0" distL="0" distR="0" wp14:anchorId="214DA662" wp14:editId="3AF4C5C2">
            <wp:extent cx="5669280" cy="1899920"/>
            <wp:effectExtent l="0" t="0" r="0" b="5080"/>
            <wp:docPr id="9" name="Bild 9" descr="EntwurfsentscheidungFesthal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wurfsentscheidungFesthalt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1899920"/>
                    </a:xfrm>
                    <a:prstGeom prst="rect">
                      <a:avLst/>
                    </a:prstGeom>
                    <a:noFill/>
                    <a:ln>
                      <a:noFill/>
                    </a:ln>
                  </pic:spPr>
                </pic:pic>
              </a:graphicData>
            </a:graphic>
          </wp:inline>
        </w:drawing>
      </w:r>
    </w:p>
    <w:p w14:paraId="7DF2FC81" w14:textId="77777777" w:rsidR="00E864AB" w:rsidRDefault="00E864AB" w:rsidP="00E864AB">
      <w:pPr>
        <w:pStyle w:val="Erluterungstext"/>
      </w:pPr>
      <w:r w:rsidRPr="00B3771A">
        <w:t>Die Fragen sind nicht sklavisch der Reihe nach zu beantworten. Sie sollen Sie lediglich leiten. In der Vorlage löschen Sie diese heraus, und lassen nur die Inhalte/Antworten stehen.</w:t>
      </w:r>
    </w:p>
    <w:p w14:paraId="6DCDDFF0" w14:textId="77777777" w:rsidR="00E864AB" w:rsidRPr="00B3771A" w:rsidRDefault="00E864AB" w:rsidP="00E864AB"/>
    <w:p w14:paraId="0E14FCCA" w14:textId="50114A71" w:rsidR="00E864AB" w:rsidRDefault="00E864AB" w:rsidP="00E864AB">
      <w:pPr>
        <w:pStyle w:val="Heading2"/>
      </w:pPr>
      <w:bookmarkStart w:id="1674" w:name="_Toc161293483"/>
      <w:bookmarkStart w:id="1675" w:name="_Toc188159268"/>
      <w:bookmarkStart w:id="1676" w:name="OLE_LINK33"/>
      <w:bookmarkStart w:id="1677" w:name="OLE_LINK34"/>
      <w:r>
        <w:t>Entwurfsentscheidung</w:t>
      </w:r>
      <w:bookmarkEnd w:id="1674"/>
      <w:r w:rsidR="00E053B5">
        <w:t xml:space="preserve"> 1</w:t>
      </w:r>
      <w:bookmarkEnd w:id="1675"/>
    </w:p>
    <w:p w14:paraId="56329BEF" w14:textId="77777777" w:rsidR="00E864AB" w:rsidRDefault="00E864AB" w:rsidP="00E864AB">
      <w:pPr>
        <w:pStyle w:val="Heading3"/>
      </w:pPr>
      <w:bookmarkStart w:id="1678" w:name="OLE_LINK146"/>
      <w:bookmarkStart w:id="1679" w:name="OLE_LINK147"/>
      <w:r w:rsidRPr="00B3771A">
        <w:t>Fragestellung</w:t>
      </w:r>
    </w:p>
    <w:p w14:paraId="6E9515C2" w14:textId="77777777" w:rsidR="00E864AB" w:rsidRPr="00B3771A" w:rsidRDefault="00E864AB" w:rsidP="00E864AB">
      <w:pPr>
        <w:pStyle w:val="Erluterungstext"/>
      </w:pPr>
      <w:r w:rsidRPr="00B3771A">
        <w:t>Was genau ist das Problem?</w:t>
      </w:r>
    </w:p>
    <w:p w14:paraId="6870AFEE" w14:textId="77777777" w:rsidR="00E864AB" w:rsidRPr="00B3771A" w:rsidRDefault="00E864AB" w:rsidP="00E864AB">
      <w:pPr>
        <w:pStyle w:val="Erluterungstext"/>
      </w:pPr>
      <w:r w:rsidRPr="00B3771A">
        <w:t>Warum ist es für die Architektur relevant?</w:t>
      </w:r>
    </w:p>
    <w:p w14:paraId="461A326D" w14:textId="77777777" w:rsidR="00E864AB" w:rsidRPr="00B3771A" w:rsidRDefault="00E864AB" w:rsidP="00E864AB">
      <w:pPr>
        <w:pStyle w:val="Erluterungstext"/>
      </w:pPr>
      <w:r w:rsidRPr="00B3771A">
        <w:t>Welche Auswirkung hat die Entscheidung?</w:t>
      </w:r>
    </w:p>
    <w:p w14:paraId="760D47D3" w14:textId="77777777" w:rsidR="00E864AB" w:rsidRPr="00B3771A" w:rsidRDefault="00E864AB" w:rsidP="00E864AB">
      <w:pPr>
        <w:pStyle w:val="Heading3"/>
      </w:pPr>
      <w:r w:rsidRPr="00B3771A">
        <w:t>Rahmenbedingungen</w:t>
      </w:r>
    </w:p>
    <w:p w14:paraId="76896DBF" w14:textId="77777777" w:rsidR="00E864AB" w:rsidRPr="00B3771A" w:rsidRDefault="00E864AB" w:rsidP="00E864AB">
      <w:pPr>
        <w:pStyle w:val="Erluterungstext"/>
      </w:pPr>
      <w:r w:rsidRPr="00B3771A">
        <w:t>Welche festen Randbedingungen haben Sie einzuhalten?</w:t>
      </w:r>
    </w:p>
    <w:p w14:paraId="11444195" w14:textId="77777777" w:rsidR="00E864AB" w:rsidRPr="00B3771A" w:rsidRDefault="00E864AB" w:rsidP="00E864AB">
      <w:pPr>
        <w:pStyle w:val="Erluterungstext"/>
      </w:pPr>
      <w:r w:rsidRPr="00B3771A">
        <w:t>Welche EInflussfaktoren sind zu beachten?</w:t>
      </w:r>
    </w:p>
    <w:p w14:paraId="0294BB16" w14:textId="77777777" w:rsidR="00E864AB" w:rsidRPr="00B3771A" w:rsidRDefault="00E864AB" w:rsidP="00E864AB">
      <w:pPr>
        <w:pStyle w:val="Heading3"/>
      </w:pPr>
      <w:r w:rsidRPr="00B3771A">
        <w:t>Annahmen</w:t>
      </w:r>
    </w:p>
    <w:p w14:paraId="1ED9F92F" w14:textId="77777777" w:rsidR="00E864AB" w:rsidRPr="00B3771A" w:rsidRDefault="00E864AB" w:rsidP="00E864AB">
      <w:pPr>
        <w:pStyle w:val="Erluterungstext"/>
      </w:pPr>
      <w:r w:rsidRPr="00B3771A">
        <w:t>Welche Annahmen haben Sie getroffen?</w:t>
      </w:r>
    </w:p>
    <w:p w14:paraId="2B3950C7" w14:textId="77777777" w:rsidR="00E864AB" w:rsidRPr="00B3771A" w:rsidRDefault="00E864AB" w:rsidP="00E864AB">
      <w:pPr>
        <w:pStyle w:val="Erluterungstext"/>
      </w:pPr>
      <w:r w:rsidRPr="00B3771A">
        <w:t>Welche Annahmen können wie vorab überprüft werden?</w:t>
      </w:r>
    </w:p>
    <w:p w14:paraId="50DC9E76" w14:textId="77777777" w:rsidR="00E864AB" w:rsidRPr="00B3771A" w:rsidRDefault="00E864AB" w:rsidP="00E864AB">
      <w:pPr>
        <w:pStyle w:val="Erluterungstext"/>
      </w:pPr>
      <w:r w:rsidRPr="00B3771A">
        <w:t>Mit welchen Risiken müssen Sie rechnen?</w:t>
      </w:r>
    </w:p>
    <w:p w14:paraId="3AB7E93D" w14:textId="77777777" w:rsidR="00E864AB" w:rsidRPr="00B3771A" w:rsidRDefault="00E864AB" w:rsidP="00E864AB">
      <w:pPr>
        <w:pStyle w:val="Heading3"/>
      </w:pPr>
      <w:r w:rsidRPr="00B3771A">
        <w:t>Betrachtete Alternativen</w:t>
      </w:r>
    </w:p>
    <w:p w14:paraId="3C7B90DE" w14:textId="77777777" w:rsidR="00E864AB" w:rsidRPr="00B3771A" w:rsidRDefault="00E864AB" w:rsidP="00E864AB">
      <w:pPr>
        <w:pStyle w:val="Erluterungstext"/>
      </w:pPr>
      <w:r w:rsidRPr="00B3771A">
        <w:t>Welche Lösungsoptionen ziehen Sie in die nähere Auswahl?</w:t>
      </w:r>
    </w:p>
    <w:p w14:paraId="6B7167F7" w14:textId="77777777" w:rsidR="00E864AB" w:rsidRPr="00B3771A" w:rsidRDefault="00E864AB" w:rsidP="00E864AB">
      <w:pPr>
        <w:pStyle w:val="Erluterungstext"/>
      </w:pPr>
      <w:r w:rsidRPr="00B3771A">
        <w:t>Wie bewerten Sie jede einzelne?</w:t>
      </w:r>
    </w:p>
    <w:p w14:paraId="78AE6E55" w14:textId="77777777" w:rsidR="00E864AB" w:rsidRPr="00B3771A" w:rsidRDefault="00E864AB" w:rsidP="00E864AB">
      <w:pPr>
        <w:pStyle w:val="Erluterungstext"/>
      </w:pPr>
      <w:r w:rsidRPr="00B3771A">
        <w:t>Welche Optionen schließen Sie bewusst aus?</w:t>
      </w:r>
    </w:p>
    <w:p w14:paraId="56CB999B" w14:textId="77777777" w:rsidR="00E864AB" w:rsidRPr="00B3771A" w:rsidRDefault="00E864AB" w:rsidP="00E864AB">
      <w:pPr>
        <w:pStyle w:val="Heading3"/>
      </w:pPr>
      <w:r w:rsidRPr="00B3771A">
        <w:t>Entscheidung</w:t>
      </w:r>
    </w:p>
    <w:p w14:paraId="5BD0AA58" w14:textId="77777777" w:rsidR="00E864AB" w:rsidRPr="00B3771A" w:rsidRDefault="00E864AB" w:rsidP="00E864AB">
      <w:pPr>
        <w:pStyle w:val="Erluterungstext"/>
      </w:pPr>
      <w:r w:rsidRPr="00B3771A">
        <w:t>Wer (wenn nicht Sie selbst) hat die Entscheidung getroffen?</w:t>
      </w:r>
    </w:p>
    <w:p w14:paraId="6F23E668" w14:textId="77777777" w:rsidR="00E864AB" w:rsidRPr="00B3771A" w:rsidRDefault="00E864AB" w:rsidP="00E864AB">
      <w:pPr>
        <w:pStyle w:val="Erluterungstext"/>
      </w:pPr>
      <w:r w:rsidRPr="00B3771A">
        <w:lastRenderedPageBreak/>
        <w:t>Wie ist sie begründet?</w:t>
      </w:r>
    </w:p>
    <w:p w14:paraId="4F4B07F6" w14:textId="77777777" w:rsidR="00E864AB" w:rsidRPr="00B3771A" w:rsidRDefault="00E864AB" w:rsidP="00E864AB">
      <w:pPr>
        <w:pStyle w:val="Erluterungstext"/>
      </w:pPr>
      <w:r w:rsidRPr="00B3771A">
        <w:t>Wann wurde entschieden?</w:t>
      </w:r>
    </w:p>
    <w:p w14:paraId="0C7D3CAA" w14:textId="77777777" w:rsidR="00E864AB" w:rsidRDefault="00E864AB" w:rsidP="00E864AB">
      <w:pPr>
        <w:pStyle w:val="Heading2"/>
      </w:pPr>
      <w:bookmarkStart w:id="1680" w:name="_Toc161293484"/>
      <w:bookmarkStart w:id="1681" w:name="_Toc188159269"/>
      <w:bookmarkEnd w:id="1676"/>
      <w:bookmarkEnd w:id="1677"/>
      <w:bookmarkEnd w:id="1678"/>
      <w:bookmarkEnd w:id="1679"/>
      <w:r>
        <w:t>Entwurfsentscheidung n</w:t>
      </w:r>
      <w:bookmarkEnd w:id="1680"/>
      <w:bookmarkEnd w:id="1681"/>
    </w:p>
    <w:p w14:paraId="3B8D067F" w14:textId="77777777" w:rsidR="00E864AB" w:rsidRPr="00D62916" w:rsidRDefault="00E864AB" w:rsidP="00E864AB">
      <w:pPr>
        <w:spacing w:before="56" w:after="113"/>
        <w:rPr>
          <w:rFonts w:cs="Arial"/>
          <w:sz w:val="20"/>
        </w:rPr>
      </w:pPr>
    </w:p>
    <w:p w14:paraId="2C3F0D94" w14:textId="77097580" w:rsidR="00E864AB" w:rsidRDefault="001833CE" w:rsidP="00E864AB">
      <w:pPr>
        <w:pStyle w:val="Heading1"/>
      </w:pPr>
      <w:bookmarkStart w:id="1682" w:name="_Toc161293485"/>
      <w:bookmarkStart w:id="1683" w:name="_Toc188159270"/>
      <w:r>
        <w:t>Qualitätss</w:t>
      </w:r>
      <w:r w:rsidR="00E864AB" w:rsidRPr="00D62916">
        <w:t>zenarien</w:t>
      </w:r>
      <w:bookmarkEnd w:id="1682"/>
      <w:bookmarkEnd w:id="1683"/>
    </w:p>
    <w:p w14:paraId="2E63903B" w14:textId="297CAE03" w:rsidR="00E053B5" w:rsidRPr="00D62916" w:rsidRDefault="00E053B5" w:rsidP="00E053B5">
      <w:pPr>
        <w:pStyle w:val="Erluterungstext"/>
      </w:pPr>
      <w:bookmarkStart w:id="1684" w:name="OLE_LINK134"/>
      <w:bookmarkStart w:id="1685" w:name="OLE_LINK135"/>
      <w:r w:rsidRPr="00D62916">
        <w:t>D</w:t>
      </w:r>
      <w:r w:rsidR="008E555C">
        <w:t xml:space="preserve">ieses Kapitel fasst alles zusammen, was </w:t>
      </w:r>
      <w:r w:rsidR="005C2132">
        <w:t xml:space="preserve">Sie </w:t>
      </w:r>
      <w:r w:rsidR="008E555C">
        <w:t xml:space="preserve">zur systematischen Bewertung Ihrer Architektur gegen vorgegebene Qualitätsziele </w:t>
      </w:r>
      <w:r w:rsidR="005C2132">
        <w:t>benötigen</w:t>
      </w:r>
      <w:r w:rsidR="008E555C">
        <w:t xml:space="preserve">. </w:t>
      </w:r>
    </w:p>
    <w:bookmarkEnd w:id="1684"/>
    <w:bookmarkEnd w:id="1685"/>
    <w:p w14:paraId="45EED9D1" w14:textId="77777777" w:rsidR="00E053B5" w:rsidRPr="00E053B5" w:rsidRDefault="00E053B5" w:rsidP="00E053B5"/>
    <w:p w14:paraId="216831C5" w14:textId="3ABA1DE9" w:rsidR="00E864AB" w:rsidRPr="00D62916" w:rsidRDefault="00E053B5" w:rsidP="00E864AB">
      <w:pPr>
        <w:pStyle w:val="Heading2"/>
      </w:pPr>
      <w:bookmarkStart w:id="1686" w:name="_Toc188159271"/>
      <w:r>
        <w:t>Qualitätsbaum</w:t>
      </w:r>
      <w:bookmarkEnd w:id="1686"/>
    </w:p>
    <w:p w14:paraId="4E2457B9" w14:textId="77777777" w:rsidR="00E053B5" w:rsidRPr="00D62916" w:rsidRDefault="00E053B5" w:rsidP="00E053B5">
      <w:pPr>
        <w:pStyle w:val="Erluterungberschrift"/>
      </w:pPr>
      <w:bookmarkStart w:id="1687" w:name="OLE_LINK136"/>
      <w:bookmarkStart w:id="1688" w:name="OLE_LINK137"/>
      <w:r w:rsidRPr="00D62916">
        <w:t>Inhalt</w:t>
      </w:r>
    </w:p>
    <w:p w14:paraId="634636D0" w14:textId="3FDB93DC" w:rsidR="00E053B5" w:rsidRPr="00D62916" w:rsidRDefault="00E053B5" w:rsidP="00E053B5">
      <w:pPr>
        <w:pStyle w:val="Erluterungstext"/>
      </w:pPr>
      <w:r w:rsidRPr="00D62916">
        <w:t>D</w:t>
      </w:r>
      <w:r w:rsidR="00BF38D2">
        <w:t>er Qualitätsbaum ( a la ATAM) mit Qualitätsszenarien an den Blättern.</w:t>
      </w:r>
    </w:p>
    <w:p w14:paraId="17B1A4E7" w14:textId="77777777" w:rsidR="00E053B5" w:rsidRPr="00D62916" w:rsidRDefault="00E053B5" w:rsidP="00E053B5">
      <w:pPr>
        <w:pStyle w:val="Erluterungberschrift"/>
      </w:pPr>
      <w:r w:rsidRPr="00D62916">
        <w:t>Motivation</w:t>
      </w:r>
    </w:p>
    <w:p w14:paraId="150FF582" w14:textId="27B6A0D9" w:rsidR="00E053B5" w:rsidRPr="00D62916" w:rsidRDefault="00E053B5" w:rsidP="00E053B5">
      <w:pPr>
        <w:pStyle w:val="Erluterungstext"/>
      </w:pPr>
      <w:r>
        <w:t>Insbesondere wenn Sie die Qualität Ihrer Architektur mit formalen Methoden wie ATAM überp</w:t>
      </w:r>
      <w:r w:rsidR="00BF38D2">
        <w:t>rü</w:t>
      </w:r>
      <w:r>
        <w:t>fen wollen, bedürfen die in Kapitel 1.2 genannten Qualitätsziele einer weiteren Präzisierung bis auf die Ebene von diskutierbaren und nachprüfbaren Sz</w:t>
      </w:r>
      <w:r w:rsidR="00BF38D2">
        <w:t>e</w:t>
      </w:r>
      <w:r>
        <w:t>narien. Dazu dient dieses Kapitel.</w:t>
      </w:r>
    </w:p>
    <w:p w14:paraId="204A298F" w14:textId="77777777" w:rsidR="00E053B5" w:rsidRPr="00D62916" w:rsidRDefault="00E053B5" w:rsidP="00E053B5">
      <w:pPr>
        <w:pStyle w:val="Erluterungberschrift"/>
      </w:pPr>
      <w:r w:rsidRPr="00D62916">
        <w:t>Form</w:t>
      </w:r>
    </w:p>
    <w:p w14:paraId="582928AB" w14:textId="3C01B4A7" w:rsidR="00E053B5" w:rsidRDefault="00E053B5" w:rsidP="00E053B5">
      <w:pPr>
        <w:pStyle w:val="Erluterungstext"/>
      </w:pPr>
      <w:r>
        <w:t>Eine mögliche Darstellung ist eine baumartige Verfeinerung des Begriffes „Qualität“</w:t>
      </w:r>
    </w:p>
    <w:bookmarkEnd w:id="1687"/>
    <w:bookmarkEnd w:id="1688"/>
    <w:p w14:paraId="354A0811" w14:textId="77777777" w:rsidR="00E864AB" w:rsidRPr="002D7FEA" w:rsidRDefault="00E864AB" w:rsidP="00E864AB"/>
    <w:p w14:paraId="7424422C" w14:textId="491DC6BB" w:rsidR="00E864AB" w:rsidRPr="00D62916" w:rsidRDefault="00E864AB" w:rsidP="00E864AB">
      <w:pPr>
        <w:pStyle w:val="Heading2"/>
      </w:pPr>
      <w:bookmarkStart w:id="1689" w:name="_Toc161293487"/>
      <w:bookmarkStart w:id="1690" w:name="_Toc188159272"/>
      <w:r w:rsidRPr="00D62916">
        <w:t>Bewertungsszenari</w:t>
      </w:r>
      <w:bookmarkEnd w:id="1689"/>
      <w:r w:rsidR="00E053B5">
        <w:t>en</w:t>
      </w:r>
      <w:bookmarkEnd w:id="1690"/>
    </w:p>
    <w:p w14:paraId="0B0CB123" w14:textId="77777777" w:rsidR="00E053B5" w:rsidRPr="00D62916" w:rsidRDefault="00E053B5" w:rsidP="00E053B5">
      <w:pPr>
        <w:pStyle w:val="Erluterungberschrift"/>
      </w:pPr>
      <w:bookmarkStart w:id="1691" w:name="OLE_LINK138"/>
      <w:bookmarkStart w:id="1692" w:name="OLE_LINK139"/>
      <w:bookmarkStart w:id="1693" w:name="OLE_LINK140"/>
      <w:bookmarkStart w:id="1694" w:name="OLE_LINK141"/>
      <w:r w:rsidRPr="00D62916">
        <w:t>Inhalt</w:t>
      </w:r>
    </w:p>
    <w:p w14:paraId="00F44AF5" w14:textId="77777777" w:rsidR="00E053B5" w:rsidRPr="00D62916" w:rsidRDefault="00E053B5" w:rsidP="00E053B5">
      <w:pPr>
        <w:pStyle w:val="Erluterungstext"/>
      </w:pPr>
      <w:r w:rsidRPr="00D62916">
        <w:t>Szenarien beschreiben, was beim Eintreffen eines Stimulus auf ein System in bestimmten Situationen geschieht. Sie charakterisieren damit das Zusammenspiel von Stakeholdern mit dem System. Szenarien operationalisieren Qualitätsmerkmale und machen sie messbar.</w:t>
      </w:r>
    </w:p>
    <w:p w14:paraId="36EC582B" w14:textId="77777777" w:rsidR="00E053B5" w:rsidRPr="00D62916" w:rsidRDefault="00E053B5" w:rsidP="00E053B5">
      <w:pPr>
        <w:pStyle w:val="Erluterungstext"/>
      </w:pPr>
      <w:r w:rsidRPr="00D62916">
        <w:t>Wesentlich für die meisten Software-Architekten sind zwei Arten von Szenarien:</w:t>
      </w:r>
    </w:p>
    <w:p w14:paraId="23FF482F" w14:textId="77777777" w:rsidR="00E053B5" w:rsidRPr="00D62916" w:rsidRDefault="00E053B5" w:rsidP="00E053B5">
      <w:pPr>
        <w:pStyle w:val="ErluterungstextBullets"/>
      </w:pPr>
      <w:r w:rsidRPr="00D62916">
        <w:t xml:space="preserve">Nutzungsszenarien (auch genannt </w:t>
      </w:r>
      <w:r w:rsidRPr="00D62916">
        <w:rPr>
          <w:i/>
        </w:rPr>
        <w:t>Anwendungs- oder Anwendungsfallszenarien</w:t>
      </w:r>
      <w:r w:rsidRPr="00D62916">
        <w:t xml:space="preserve">) beschreiben, wie das System zur Laufzeit auf einen bestimmten Auslöser reagieren soll. Hierunter fallen auch Szenarien zur Beschreibung von Effizienz oder Performance. Beispiel: Das System beantwortet eine Benutzeranfrage innerhalb einer Sekunde. </w:t>
      </w:r>
    </w:p>
    <w:p w14:paraId="1380FADC" w14:textId="77777777" w:rsidR="00E053B5" w:rsidRPr="00D62916" w:rsidRDefault="00E053B5" w:rsidP="00E053B5">
      <w:pPr>
        <w:pStyle w:val="ErluterungstextBullets"/>
      </w:pPr>
      <w:r w:rsidRPr="00D62916">
        <w:t>Änderungsszenarien beschreiben eine Modifikation des Systems oder seiner unmittelbarer Umgebung. Beispiel: Eine zusätzliche Funktionalität wird implementiert oder die Anforderung an ein Qualitätsmerkmal ändert sich.</w:t>
      </w:r>
    </w:p>
    <w:p w14:paraId="56247DD9" w14:textId="77777777" w:rsidR="00E053B5" w:rsidRPr="00D62916" w:rsidRDefault="00E053B5" w:rsidP="00E053B5">
      <w:pPr>
        <w:pStyle w:val="Erluterungstext"/>
      </w:pPr>
      <w:r w:rsidRPr="00D62916">
        <w:t>Falls Sie sicherheitskritische Systeme entwerfen, ist eine dritte Art von Szenarien für Sie wichtig, die</w:t>
      </w:r>
    </w:p>
    <w:p w14:paraId="50FCC2F3" w14:textId="77777777" w:rsidR="00E053B5" w:rsidRPr="00D62916" w:rsidRDefault="00E053B5" w:rsidP="00E053B5">
      <w:pPr>
        <w:pStyle w:val="ErluterungstextBullets"/>
      </w:pPr>
      <w:r w:rsidRPr="00D62916">
        <w:t>Grenz- oder Stress-Szenarien beschreiben, wie das System auf Extremsituationen reagiert. Beispiele: Wie reagiert das System auf einen vollständigen Stromausfall, einen gravierenden Hardwarefehler oder ähnliches.</w:t>
      </w:r>
    </w:p>
    <w:bookmarkEnd w:id="1691"/>
    <w:bookmarkEnd w:id="1692"/>
    <w:p w14:paraId="0BCFCB4F" w14:textId="77777777" w:rsidR="00E053B5" w:rsidRPr="00D62916" w:rsidRDefault="00E053B5" w:rsidP="00E053B5">
      <w:pPr>
        <w:pStyle w:val="Erluterungstext"/>
      </w:pPr>
    </w:p>
    <w:p w14:paraId="3DB73FCF" w14:textId="77777777" w:rsidR="00E053B5" w:rsidRPr="00D62916" w:rsidRDefault="00E053B5" w:rsidP="00E053B5">
      <w:pPr>
        <w:pStyle w:val="Erluterungstext"/>
      </w:pPr>
      <w:r>
        <w:rPr>
          <w:noProof/>
          <w:sz w:val="2"/>
          <w:szCs w:val="2"/>
          <w:lang w:val="en-US" w:eastAsia="en-US"/>
        </w:rPr>
        <w:lastRenderedPageBreak/>
        <w:drawing>
          <wp:inline distT="0" distB="0" distL="0" distR="0" wp14:anchorId="0CCB9470" wp14:editId="790A3871">
            <wp:extent cx="3444240" cy="894080"/>
            <wp:effectExtent l="0" t="0" r="1016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4240" cy="894080"/>
                    </a:xfrm>
                    <a:prstGeom prst="rect">
                      <a:avLst/>
                    </a:prstGeom>
                    <a:noFill/>
                    <a:ln>
                      <a:noFill/>
                    </a:ln>
                  </pic:spPr>
                </pic:pic>
              </a:graphicData>
            </a:graphic>
          </wp:inline>
        </w:drawing>
      </w:r>
    </w:p>
    <w:p w14:paraId="3A17C530" w14:textId="77777777" w:rsidR="00E053B5" w:rsidRPr="00D62916" w:rsidRDefault="00E053B5" w:rsidP="00E053B5">
      <w:pPr>
        <w:pStyle w:val="Erluterungstext"/>
      </w:pPr>
      <w:r w:rsidRPr="00D62916">
        <w:rPr>
          <w:b/>
          <w:bCs/>
          <w:sz w:val="16"/>
          <w:szCs w:val="16"/>
        </w:rPr>
        <w:t>Abbildung: Schematische Darstellung von Szenarien (nach [Bass+03])</w:t>
      </w:r>
    </w:p>
    <w:p w14:paraId="3CF485E0" w14:textId="77777777" w:rsidR="00E053B5" w:rsidRPr="00D62916" w:rsidRDefault="00E053B5" w:rsidP="00E053B5">
      <w:pPr>
        <w:pStyle w:val="Erluterungstext"/>
      </w:pPr>
      <w:r w:rsidRPr="00D62916">
        <w:t>Szenarien bestehen aus folgenden wesentlichen Teilen (hier zitiert aus [Starke05], die ursprüngliche Gliederung stammt aus [Bass+03]):</w:t>
      </w:r>
    </w:p>
    <w:p w14:paraId="0BC0A823" w14:textId="77777777" w:rsidR="00E053B5" w:rsidRPr="00D62916" w:rsidRDefault="00E053B5" w:rsidP="00E053B5">
      <w:pPr>
        <w:pStyle w:val="ErluterungstextBullets"/>
      </w:pPr>
      <w:r w:rsidRPr="00D62916">
        <w:t>Auslöser (</w:t>
      </w:r>
      <w:r w:rsidRPr="00D62916">
        <w:rPr>
          <w:i/>
          <w:iCs/>
        </w:rPr>
        <w:t>stimulus</w:t>
      </w:r>
      <w:r w:rsidRPr="00D62916">
        <w:t>): beschreibt eine spezifische Zusammenarbeit des (auslösenden) Stakeholders mit dem System. Beispiele: Ein Benutzer ruft eine Funktion auf, ein Entwickler programmiert eine Erweiterung, ein Administrator installiert oder konfiguriert das System.</w:t>
      </w:r>
    </w:p>
    <w:p w14:paraId="78FEFE4F" w14:textId="77777777" w:rsidR="00E053B5" w:rsidRPr="00D62916" w:rsidRDefault="00E053B5" w:rsidP="00E053B5">
      <w:pPr>
        <w:pStyle w:val="ErluterungstextBullets"/>
      </w:pPr>
      <w:r w:rsidRPr="00D62916">
        <w:t>Quelle des Auslösers (</w:t>
      </w:r>
      <w:r w:rsidRPr="00D62916">
        <w:rPr>
          <w:i/>
          <w:iCs/>
        </w:rPr>
        <w:t>source</w:t>
      </w:r>
      <w:r w:rsidRPr="00D62916">
        <w:t>): beschreibt, woher der Auslöser kommt. Beispiele: intern oder extern, Benutzer, Betreiber, Angreifer, Manager.</w:t>
      </w:r>
    </w:p>
    <w:p w14:paraId="696F145C" w14:textId="77777777" w:rsidR="00E053B5" w:rsidRPr="00D62916" w:rsidRDefault="00E053B5" w:rsidP="00E053B5">
      <w:pPr>
        <w:pStyle w:val="ErluterungstextBullets"/>
      </w:pPr>
      <w:r w:rsidRPr="00D62916">
        <w:t>Umgebung (</w:t>
      </w:r>
      <w:r w:rsidRPr="00D62916">
        <w:rPr>
          <w:i/>
          <w:iCs/>
        </w:rPr>
        <w:t>environment</w:t>
      </w:r>
      <w:r w:rsidRPr="00D62916">
        <w:t>): beschreibt den Zustand des Systems zum Zeitpunkt des Auslösers. Befindet sich das System unter Normal- oder Höchstlast? Ist die Datenbank verfügbar oder nicht? Sind Benutzer online oder nicht? Hier sollten Sie alle Bedingungen beschreiben, die für das Verständnis des Szenarios wichtig sind.</w:t>
      </w:r>
    </w:p>
    <w:p w14:paraId="656CEA68" w14:textId="77777777" w:rsidR="00E053B5" w:rsidRPr="00D62916" w:rsidRDefault="00E053B5" w:rsidP="00E053B5">
      <w:pPr>
        <w:pStyle w:val="ErluterungstextBullets"/>
      </w:pPr>
      <w:r w:rsidRPr="00D62916">
        <w:t>Systembestandteil (</w:t>
      </w:r>
      <w:r w:rsidRPr="00D62916">
        <w:rPr>
          <w:i/>
          <w:iCs/>
        </w:rPr>
        <w:t>artifact</w:t>
      </w:r>
      <w:r w:rsidRPr="00D62916">
        <w:t>): beschreibt, welcher Bestandteil des Systems vom Auslöser betroffen ist. Beispiele: Gesamtsystem, Datenbank, Webserver.</w:t>
      </w:r>
    </w:p>
    <w:p w14:paraId="1E698195" w14:textId="77777777" w:rsidR="00E053B5" w:rsidRPr="00D62916" w:rsidRDefault="00E053B5" w:rsidP="00E053B5">
      <w:pPr>
        <w:pStyle w:val="ErluterungstextBullets"/>
      </w:pPr>
      <w:r w:rsidRPr="00D62916">
        <w:t>Antwort (</w:t>
      </w:r>
      <w:r w:rsidRPr="00D62916">
        <w:rPr>
          <w:i/>
          <w:iCs/>
        </w:rPr>
        <w:t>response</w:t>
      </w:r>
      <w:r w:rsidRPr="00D62916">
        <w:t>): beschreibt wie das System durch seine Architektur auf den Auslöser reagiert. Wird die vom Benutzer aufgerufene Funktion ausgeführt? Wie lange benötigt der Entwickler zur Programmierung? Welche Systemteile sind von Installation/Konfiguration betroffen?</w:t>
      </w:r>
    </w:p>
    <w:p w14:paraId="509CF6E3" w14:textId="77777777" w:rsidR="00E053B5" w:rsidRPr="00D62916" w:rsidRDefault="00E053B5" w:rsidP="00E053B5">
      <w:pPr>
        <w:pStyle w:val="ErluterungstextBullets"/>
      </w:pPr>
      <w:r w:rsidRPr="00D62916">
        <w:t>Antwortmetrik (</w:t>
      </w:r>
      <w:r w:rsidRPr="00D62916">
        <w:rPr>
          <w:i/>
          <w:iCs/>
        </w:rPr>
        <w:t>response measure</w:t>
      </w:r>
      <w:r w:rsidRPr="00D62916">
        <w:t>): beschreibt, wie die Antwort gemessen oder bewertet werden kann. Beispiele: Ausfallzeit in Stunden, Korrektheit Ja/Nein, Änderungszeit in Personentagen, Reaktionszeit in Sekunden.</w:t>
      </w:r>
    </w:p>
    <w:p w14:paraId="30B8406D" w14:textId="77777777" w:rsidR="00E053B5" w:rsidRPr="00D62916" w:rsidRDefault="00E053B5" w:rsidP="00E053B5">
      <w:pPr>
        <w:pStyle w:val="Erluterungberschrift"/>
      </w:pPr>
      <w:r w:rsidRPr="00D62916">
        <w:t>Motivation</w:t>
      </w:r>
    </w:p>
    <w:p w14:paraId="278C66E6" w14:textId="77777777" w:rsidR="00E053B5" w:rsidRPr="00D62916" w:rsidRDefault="00E053B5" w:rsidP="00E053B5">
      <w:pPr>
        <w:pStyle w:val="Erluterungstext"/>
      </w:pPr>
      <w:r w:rsidRPr="00D62916">
        <w:t>Szenarien benötigen Sie zur Prüfung und Bewertung von Architekturen. Sie dienen als "Maßstab" und helfen helfen Ihnen, die "Zielerreichung" der Architektur hinsichtlich der nichtfunktionalen Anforderungen und Qualitätsmerkmale zu messen.</w:t>
      </w:r>
    </w:p>
    <w:p w14:paraId="50543C1A" w14:textId="77777777" w:rsidR="00E053B5" w:rsidRPr="00D62916" w:rsidRDefault="00E053B5" w:rsidP="00E053B5">
      <w:pPr>
        <w:pStyle w:val="Erluterungberschrift"/>
      </w:pPr>
      <w:r w:rsidRPr="00D62916">
        <w:t>Form</w:t>
      </w:r>
    </w:p>
    <w:p w14:paraId="4A929447" w14:textId="77777777" w:rsidR="00E053B5" w:rsidRPr="00D62916" w:rsidRDefault="00E053B5" w:rsidP="00E053B5">
      <w:pPr>
        <w:pStyle w:val="Erluterungstext"/>
      </w:pPr>
      <w:r w:rsidRPr="00D62916">
        <w:t>Entweder tabellarisch oder als Freitext. Sie sollten die Bestandteile (Quelle, Umgebung, Systembestandteil, Antwort, Antwortmetrik) explizt kenntlich machen.</w:t>
      </w:r>
    </w:p>
    <w:p w14:paraId="744F31AB" w14:textId="77777777" w:rsidR="00E053B5" w:rsidRPr="00D62916" w:rsidRDefault="00E053B5" w:rsidP="00E053B5">
      <w:pPr>
        <w:pStyle w:val="Erluterungberschrift"/>
      </w:pPr>
      <w:r w:rsidRPr="00D62916">
        <w:t>Hintergründe</w:t>
      </w:r>
    </w:p>
    <w:p w14:paraId="1D317113" w14:textId="77777777" w:rsidR="00E053B5" w:rsidRPr="00D62916" w:rsidRDefault="00E053B5" w:rsidP="00E053B5">
      <w:pPr>
        <w:pStyle w:val="Erluterungstext"/>
      </w:pPr>
      <w:r w:rsidRPr="00D62916">
        <w:t>Es gibt inhaltliche Zusammenhänge zwischen Szenarien und Laufzeitsicht. Häufig können Sie die Szenarien der Laufzeitsicht für die Bewertung wieder verwenden oder zugrunde legen. In die Bewertungsszenarien fließen (im Gegensatz zu den Laufzeitszenarien) noch Antwortmetriken ein, die bei  der reinen Ablaufbetrachtung der Laufzeitsichten häufig entfallen.</w:t>
      </w:r>
    </w:p>
    <w:p w14:paraId="2E0B958F" w14:textId="77777777" w:rsidR="00E864AB" w:rsidRPr="00D62916" w:rsidRDefault="00E864AB" w:rsidP="00E864AB"/>
    <w:bookmarkEnd w:id="1693"/>
    <w:bookmarkEnd w:id="1694"/>
    <w:p w14:paraId="0D75674B" w14:textId="77777777" w:rsidR="00E864AB" w:rsidRPr="00D62916" w:rsidRDefault="00E864AB" w:rsidP="00E864AB">
      <w:pPr>
        <w:spacing w:before="56" w:after="113"/>
        <w:rPr>
          <w:rFonts w:cs="Arial"/>
          <w:sz w:val="20"/>
        </w:rPr>
      </w:pPr>
    </w:p>
    <w:p w14:paraId="6C0861A4" w14:textId="7627846A" w:rsidR="00E864AB" w:rsidRPr="00D62916" w:rsidRDefault="00E864AB" w:rsidP="00E864AB">
      <w:pPr>
        <w:pStyle w:val="Heading1"/>
      </w:pPr>
      <w:r w:rsidRPr="00D62916">
        <w:t xml:space="preserve"> </w:t>
      </w:r>
      <w:bookmarkStart w:id="1695" w:name="_Toc188159273"/>
      <w:r w:rsidR="001833CE">
        <w:t>Risiken</w:t>
      </w:r>
      <w:bookmarkEnd w:id="1695"/>
    </w:p>
    <w:p w14:paraId="44CCCF7E" w14:textId="77777777" w:rsidR="00E864AB" w:rsidRPr="00D62916" w:rsidRDefault="00E864AB" w:rsidP="00E864AB">
      <w:pPr>
        <w:pStyle w:val="Erluterungberschrift"/>
      </w:pPr>
      <w:bookmarkStart w:id="1696" w:name="OLE_LINK142"/>
      <w:bookmarkStart w:id="1697" w:name="OLE_LINK143"/>
      <w:r w:rsidRPr="00D62916">
        <w:t>Inhalt</w:t>
      </w:r>
    </w:p>
    <w:p w14:paraId="0040E9AC" w14:textId="77777777" w:rsidR="00E864AB" w:rsidRPr="00D62916" w:rsidRDefault="00E864AB" w:rsidP="00E864AB">
      <w:pPr>
        <w:pStyle w:val="Erluterungstext"/>
      </w:pPr>
      <w:r w:rsidRPr="00D62916">
        <w:t>Eine nach Prioritäten geordnete Liste der erkannten technischen Risiken</w:t>
      </w:r>
    </w:p>
    <w:p w14:paraId="5551173E" w14:textId="77777777" w:rsidR="00E864AB" w:rsidRPr="00D62916" w:rsidRDefault="00E864AB" w:rsidP="00E864AB">
      <w:pPr>
        <w:pStyle w:val="Erluterungberschrift"/>
      </w:pPr>
      <w:r w:rsidRPr="00D62916">
        <w:t>Motivation</w:t>
      </w:r>
    </w:p>
    <w:p w14:paraId="22F5825D" w14:textId="77777777" w:rsidR="00E864AB" w:rsidRPr="00D62916" w:rsidRDefault="00E864AB" w:rsidP="00E864AB">
      <w:pPr>
        <w:pStyle w:val="Erluterungstext"/>
      </w:pPr>
      <w:r w:rsidRPr="00D62916">
        <w:t>"Risikomanagement ist Projektmanagement für Erwachsene" (Tim Lister, Atlantic Systems Guild.) Unter diesem Motto sollten Sie technische Risiken in der Architektur gezielt ermitteln, bewerten und dem Projektmanagement als Teil der gesamten Risikoanalyse zur Verfügung stellen.</w:t>
      </w:r>
    </w:p>
    <w:p w14:paraId="3F96EDAC" w14:textId="77777777" w:rsidR="00E864AB" w:rsidRPr="00D62916" w:rsidRDefault="00E864AB" w:rsidP="00E864AB">
      <w:pPr>
        <w:pStyle w:val="Erluterungberschrift"/>
      </w:pPr>
      <w:r w:rsidRPr="00D62916">
        <w:lastRenderedPageBreak/>
        <w:t>Form</w:t>
      </w:r>
    </w:p>
    <w:p w14:paraId="1C28A8B1" w14:textId="77777777" w:rsidR="00E864AB" w:rsidRPr="00D62916" w:rsidRDefault="00E864AB" w:rsidP="00E864AB">
      <w:pPr>
        <w:pStyle w:val="Erluterungstext"/>
      </w:pPr>
      <w:r w:rsidRPr="00D62916">
        <w:t>Risikolisten mit Eintrittswahrscheinlichkeit, Schadenshöhe, Maßnahmen zur Risikovermeidung oder Risikominimierung, ...</w:t>
      </w:r>
    </w:p>
    <w:bookmarkEnd w:id="1696"/>
    <w:bookmarkEnd w:id="1697"/>
    <w:p w14:paraId="7A484CBA" w14:textId="77777777" w:rsidR="00E864AB" w:rsidRPr="00D62916" w:rsidRDefault="00E864AB" w:rsidP="00E864AB">
      <w:pPr>
        <w:spacing w:before="56" w:after="113"/>
        <w:rPr>
          <w:rFonts w:cs="Arial"/>
          <w:sz w:val="20"/>
        </w:rPr>
      </w:pPr>
    </w:p>
    <w:p w14:paraId="4CDF7237" w14:textId="796127C9" w:rsidR="001630D0" w:rsidRPr="001630D0" w:rsidDel="00035B17" w:rsidRDefault="00E864AB" w:rsidP="002442A2">
      <w:pPr>
        <w:pStyle w:val="Heading1"/>
        <w:rPr>
          <w:del w:id="1698" w:author="Mark Warneke" w:date="2015-05-25T12:46:00Z"/>
        </w:rPr>
      </w:pPr>
      <w:bookmarkStart w:id="1699" w:name="_Toc161293495"/>
      <w:bookmarkStart w:id="1700" w:name="_Toc188159274"/>
      <w:proofErr w:type="spellStart"/>
      <w:r w:rsidRPr="00D62916">
        <w:t>Glossar</w:t>
      </w:r>
      <w:bookmarkEnd w:id="1699"/>
      <w:bookmarkEnd w:id="1700"/>
    </w:p>
    <w:p w14:paraId="1DB5D271" w14:textId="5B048BBA" w:rsidR="00E864AB" w:rsidRPr="00D62916" w:rsidRDefault="00E864AB" w:rsidP="00035B17">
      <w:pPr>
        <w:pStyle w:val="Heading1"/>
        <w:pPrChange w:id="1701" w:author="Mark Warneke" w:date="2015-05-25T12:46:00Z">
          <w:pPr>
            <w:pStyle w:val="Erluterungberschrift"/>
          </w:pPr>
        </w:pPrChange>
      </w:pPr>
      <w:bookmarkStart w:id="1702" w:name="OLE_LINK144"/>
      <w:bookmarkStart w:id="1703" w:name="OLE_LINK145"/>
      <w:r w:rsidRPr="00D62916">
        <w:t>Inhalt</w:t>
      </w:r>
      <w:proofErr w:type="spellEnd"/>
    </w:p>
    <w:p w14:paraId="63570121" w14:textId="77777777" w:rsidR="00E864AB" w:rsidRPr="00D62916" w:rsidRDefault="00E864AB" w:rsidP="00E864AB">
      <w:pPr>
        <w:pStyle w:val="Erluterungstext"/>
      </w:pPr>
      <w:r w:rsidRPr="00D62916">
        <w:t>Die wichtigsten Begriffe der Software-Architektur in alphabetischer Reihenfolge</w:t>
      </w:r>
    </w:p>
    <w:p w14:paraId="1BD34527" w14:textId="77777777" w:rsidR="00E864AB" w:rsidRPr="00D62916" w:rsidRDefault="00E864AB" w:rsidP="00E864AB">
      <w:pPr>
        <w:pStyle w:val="Erluterungberschrift"/>
      </w:pPr>
      <w:r w:rsidRPr="00D62916">
        <w:t>Motivation</w:t>
      </w:r>
    </w:p>
    <w:p w14:paraId="1310ADCE" w14:textId="77777777" w:rsidR="00E864AB" w:rsidRPr="00D62916" w:rsidRDefault="00E864AB" w:rsidP="00E864AB">
      <w:pPr>
        <w:pStyle w:val="Erluterungstext"/>
      </w:pPr>
      <w:r w:rsidRPr="00D62916">
        <w:t>Die Notwendigkeit für ein Glossar sollte nicht erläutert werden müssen. Oder haben Sie es in Ihren Projekten noch nie vermisst?</w:t>
      </w:r>
    </w:p>
    <w:p w14:paraId="01E87A00" w14:textId="77777777" w:rsidR="00E864AB" w:rsidRPr="00D62916" w:rsidRDefault="00E864AB" w:rsidP="00E864AB">
      <w:pPr>
        <w:pStyle w:val="Erluterungberschrift"/>
      </w:pPr>
      <w:r w:rsidRPr="00D62916">
        <w:t>Form</w:t>
      </w:r>
    </w:p>
    <w:p w14:paraId="4E9D1463" w14:textId="77777777" w:rsidR="00E864AB" w:rsidRPr="00D62916" w:rsidRDefault="00E864AB" w:rsidP="00E864AB">
      <w:pPr>
        <w:pStyle w:val="Erluterungstext"/>
      </w:pPr>
      <w:r w:rsidRPr="00D62916">
        <w:t>einfache zweispaltige Tabelle mit &lt;Begriff&gt; und &lt;Definition&gt;</w:t>
      </w:r>
    </w:p>
    <w:bookmarkEnd w:id="1702"/>
    <w:bookmarkEnd w:id="1703"/>
    <w:p w14:paraId="7B23F141" w14:textId="77777777" w:rsidR="00E864AB" w:rsidRDefault="00E864AB" w:rsidP="00E864AB"/>
    <w:sectPr w:rsidR="00E864AB" w:rsidSect="00286C99">
      <w:headerReference w:type="default" r:id="rId20"/>
      <w:footerReference w:type="default" r:id="rId21"/>
      <w:pgSz w:w="11900" w:h="16840"/>
      <w:pgMar w:top="1417" w:right="1417" w:bottom="1134" w:left="1417" w:header="708" w:footer="708"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1545" w:author="Gernot Starke" w:date="2012-01-14T10:02:00Z" w:initials="GS">
    <w:p w14:paraId="42480B2E" w14:textId="503A0FFF" w:rsidR="001630D0" w:rsidRDefault="001630D0">
      <w:pPr>
        <w:pStyle w:val="CommentText"/>
      </w:pPr>
      <w:r>
        <w:rPr>
          <w:rStyle w:val="CommentReference"/>
        </w:rPr>
        <w:annotationRef/>
      </w:r>
      <w:r>
        <w:t>Text überarbeitet</w:t>
      </w:r>
    </w:p>
  </w:comment>
  <w:comment w:id="1550" w:author="Gernot Starke" w:date="2012-01-14T10:02:00Z" w:initials="GS">
    <w:p w14:paraId="415E438F" w14:textId="53A37EE5" w:rsidR="001630D0" w:rsidRDefault="001630D0">
      <w:pPr>
        <w:pStyle w:val="CommentText"/>
      </w:pPr>
      <w:r>
        <w:rPr>
          <w:rStyle w:val="CommentReference"/>
        </w:rPr>
        <w:annotationRef/>
      </w:r>
      <w:r>
        <w:t>Verschoben aus Kapitel 8</w:t>
      </w:r>
    </w:p>
  </w:comment>
  <w:comment w:id="1554" w:author="Gernot Starke" w:date="2012-01-14T10:01:00Z" w:initials="GS">
    <w:p w14:paraId="2F6DB798" w14:textId="07FAF38E" w:rsidR="001630D0" w:rsidRDefault="001630D0">
      <w:pPr>
        <w:pStyle w:val="CommentText"/>
      </w:pPr>
      <w:r>
        <w:rPr>
          <w:rStyle w:val="CommentReference"/>
        </w:rPr>
        <w:annotationRef/>
      </w:r>
      <w:r>
        <w:t>neu</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42480B2E" w15:done="0"/>
  <w15:commentEx w15:paraId="415E438F" w15:done="0"/>
  <w15:commentEx w15:paraId="2F6DB79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9F3C407" w14:textId="77777777" w:rsidR="009F434E" w:rsidRDefault="009F434E">
      <w:r>
        <w:separator/>
      </w:r>
    </w:p>
  </w:endnote>
  <w:endnote w:type="continuationSeparator" w:id="0">
    <w:p w14:paraId="7CAE009B" w14:textId="77777777" w:rsidR="009F434E" w:rsidRDefault="009F4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Helvetica-Oblique">
    <w:charset w:val="00"/>
    <w:family w:val="auto"/>
    <w:pitch w:val="variable"/>
    <w:sig w:usb0="E00002FF" w:usb1="5000785B" w:usb2="00000000" w:usb3="00000000" w:csb0="000001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E0CD2" w14:textId="77777777" w:rsidR="001630D0" w:rsidRPr="002510E7" w:rsidRDefault="001630D0" w:rsidP="00286C99">
    <w:pPr>
      <w:pStyle w:val="Footer"/>
      <w:jc w:val="right"/>
    </w:pPr>
    <w:r>
      <w:rPr>
        <w:noProof/>
        <w:lang w:val="en-US" w:eastAsia="en-US"/>
      </w:rPr>
      <w:drawing>
        <wp:inline distT="0" distB="0" distL="0" distR="0" wp14:anchorId="5BB06A21" wp14:editId="19E447FC">
          <wp:extent cx="904240" cy="396240"/>
          <wp:effectExtent l="0" t="0" r="10160" b="1016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C234" w14:textId="77777777" w:rsidR="001630D0" w:rsidRPr="002510E7" w:rsidRDefault="001630D0" w:rsidP="00286C99">
    <w:pPr>
      <w:pStyle w:val="Footer"/>
      <w:jc w:val="right"/>
    </w:pPr>
    <w:r>
      <w:rPr>
        <w:noProof/>
        <w:lang w:val="en-US" w:eastAsia="en-US"/>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44FDC16" w14:textId="77777777" w:rsidR="009F434E" w:rsidRDefault="009F434E">
      <w:r>
        <w:separator/>
      </w:r>
    </w:p>
  </w:footnote>
  <w:footnote w:type="continuationSeparator" w:id="0">
    <w:p w14:paraId="204939D5" w14:textId="77777777" w:rsidR="009F434E" w:rsidRDefault="009F434E">
      <w:r>
        <w:continuationSeparator/>
      </w:r>
    </w:p>
  </w:footnote>
  <w:footnote w:id="1">
    <w:p w14:paraId="65AA59C6" w14:textId="77777777" w:rsidR="001630D0" w:rsidRDefault="001630D0">
      <w:pPr>
        <w:pStyle w:val="FootnoteText"/>
      </w:pPr>
      <w:r>
        <w:rPr>
          <w:rStyle w:val="FootnoteReference"/>
        </w:rPr>
        <w:footnoteRef/>
      </w:r>
      <w:r>
        <w:t xml:space="preserve"> Zwar sind wir an vielen Stellen zu Pragmatismus bereit – hier jedoch bestehen wir auf der vollständigen Auflistung aller (a-l-l-e-r) Nachbarsysteme. Zu viele Projekte sind daran gescheitert, dass sie ihre Nachbarn nicht kannten </w:t>
      </w:r>
      <w:r>
        <w:sym w:font="Wingdings" w:char="F04C"/>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89D4" w14:textId="77777777" w:rsidR="001630D0" w:rsidRDefault="001630D0" w:rsidP="00286C99">
    <w:pPr>
      <w:pStyle w:val="Header"/>
      <w:tabs>
        <w:tab w:val="left" w:pos="688"/>
      </w:tabs>
      <w:jc w:val="left"/>
    </w:pPr>
    <w:r>
      <w:rPr>
        <w:noProof/>
        <w:lang w:val="en-US" w:eastAsia="en-US"/>
      </w:rPr>
      <w:drawing>
        <wp:inline distT="0" distB="0" distL="0" distR="0" wp14:anchorId="320B7ED3" wp14:editId="7E0D34D2">
          <wp:extent cx="853440" cy="426720"/>
          <wp:effectExtent l="0" t="0" r="10160" b="5080"/>
          <wp:docPr id="1"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PageNumber"/>
      </w:rPr>
      <w:fldChar w:fldCharType="begin"/>
    </w:r>
    <w:r>
      <w:rPr>
        <w:rStyle w:val="PageNumber"/>
      </w:rPr>
      <w:instrText xml:space="preserve"> PAGE </w:instrText>
    </w:r>
    <w:r>
      <w:rPr>
        <w:rStyle w:val="PageNumber"/>
      </w:rPr>
      <w:fldChar w:fldCharType="separate"/>
    </w:r>
    <w:r w:rsidR="002442A2">
      <w:rPr>
        <w:rStyle w:val="PageNumber"/>
        <w:noProof/>
      </w:rPr>
      <w:t>4</w:t>
    </w:r>
    <w:r>
      <w:rPr>
        <w:rStyle w:val="PageNumber"/>
      </w:rPr>
      <w:fldChar w:fldCharType="end"/>
    </w:r>
    <w:r>
      <w:rPr>
        <w:rStyle w:val="PageNumber"/>
      </w:rPr>
      <w:t xml:space="preserve"> von </w:t>
    </w:r>
    <w:r>
      <w:rPr>
        <w:rStyle w:val="PageNumber"/>
      </w:rPr>
      <w:fldChar w:fldCharType="begin"/>
    </w:r>
    <w:r>
      <w:rPr>
        <w:rStyle w:val="PageNumber"/>
      </w:rPr>
      <w:instrText xml:space="preserve"> NUMPAGES </w:instrText>
    </w:r>
    <w:r>
      <w:rPr>
        <w:rStyle w:val="PageNumber"/>
      </w:rPr>
      <w:fldChar w:fldCharType="separate"/>
    </w:r>
    <w:r w:rsidR="002442A2">
      <w:rPr>
        <w:rStyle w:val="PageNumber"/>
        <w:noProof/>
      </w:rPr>
      <w:t>29</w:t>
    </w:r>
    <w:r>
      <w:rPr>
        <w:rStyle w:val="PageNumber"/>
      </w:rPr>
      <w:fldChar w:fldCharType="end"/>
    </w:r>
  </w:p>
  <w:p w14:paraId="0B6542F7" w14:textId="77777777" w:rsidR="001630D0" w:rsidRDefault="001630D0" w:rsidP="00286C99">
    <w:pPr>
      <w:pStyle w:val="Header"/>
      <w:tabs>
        <w:tab w:val="left" w:pos="688"/>
      </w:tabs>
      <w:jc w:val="lef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6B6B3" w14:textId="77777777" w:rsidR="001630D0" w:rsidRDefault="001630D0" w:rsidP="00286C99">
    <w:pPr>
      <w:pStyle w:val="Header"/>
      <w:tabs>
        <w:tab w:val="left" w:pos="688"/>
      </w:tabs>
      <w:jc w:val="left"/>
    </w:pPr>
    <w:r>
      <w:rPr>
        <w:noProof/>
        <w:lang w:val="en-US" w:eastAsia="en-US"/>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PageNumber"/>
      </w:rPr>
      <w:fldChar w:fldCharType="begin"/>
    </w:r>
    <w:r>
      <w:rPr>
        <w:rStyle w:val="PageNumber"/>
      </w:rPr>
      <w:instrText xml:space="preserve"> PAGE </w:instrText>
    </w:r>
    <w:r>
      <w:rPr>
        <w:rStyle w:val="PageNumber"/>
      </w:rPr>
      <w:fldChar w:fldCharType="separate"/>
    </w:r>
    <w:r w:rsidR="002442A2">
      <w:rPr>
        <w:rStyle w:val="PageNumber"/>
        <w:noProof/>
      </w:rPr>
      <w:t>36</w:t>
    </w:r>
    <w:r>
      <w:rPr>
        <w:rStyle w:val="PageNumber"/>
      </w:rPr>
      <w:fldChar w:fldCharType="end"/>
    </w:r>
    <w:r>
      <w:rPr>
        <w:rStyle w:val="PageNumber"/>
      </w:rPr>
      <w:t xml:space="preserve"> von </w:t>
    </w:r>
    <w:r>
      <w:rPr>
        <w:rStyle w:val="PageNumber"/>
      </w:rPr>
      <w:fldChar w:fldCharType="begin"/>
    </w:r>
    <w:r>
      <w:rPr>
        <w:rStyle w:val="PageNumber"/>
      </w:rPr>
      <w:instrText xml:space="preserve"> NUMPAGES </w:instrText>
    </w:r>
    <w:r>
      <w:rPr>
        <w:rStyle w:val="PageNumber"/>
      </w:rPr>
      <w:fldChar w:fldCharType="separate"/>
    </w:r>
    <w:r w:rsidR="002442A2">
      <w:rPr>
        <w:rStyle w:val="PageNumber"/>
        <w:noProof/>
      </w:rPr>
      <w:t>36</w:t>
    </w:r>
    <w:r>
      <w:rPr>
        <w:rStyle w:val="PageNumber"/>
      </w:rPr>
      <w:fldChar w:fldCharType="end"/>
    </w:r>
  </w:p>
  <w:p w14:paraId="5F5BBDD4" w14:textId="77777777" w:rsidR="001630D0" w:rsidRDefault="001630D0" w:rsidP="00286C99">
    <w:pPr>
      <w:pStyle w:val="Header"/>
      <w:tabs>
        <w:tab w:val="left" w:pos="688"/>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7C"/>
    <w:multiLevelType w:val="singleLevel"/>
    <w:tmpl w:val="4CF0EBC8"/>
    <w:lvl w:ilvl="0">
      <w:start w:val="1"/>
      <w:numFmt w:val="decimal"/>
      <w:lvlText w:val="%1."/>
      <w:lvlJc w:val="left"/>
      <w:pPr>
        <w:tabs>
          <w:tab w:val="num" w:pos="1492"/>
        </w:tabs>
        <w:ind w:left="1492" w:hanging="360"/>
      </w:pPr>
    </w:lvl>
  </w:abstractNum>
  <w:abstractNum w:abstractNumId="1">
    <w:nsid w:val="FFFFFF7D"/>
    <w:multiLevelType w:val="singleLevel"/>
    <w:tmpl w:val="F9061BCA"/>
    <w:lvl w:ilvl="0">
      <w:start w:val="1"/>
      <w:numFmt w:val="decimal"/>
      <w:lvlText w:val="%1."/>
      <w:lvlJc w:val="left"/>
      <w:pPr>
        <w:tabs>
          <w:tab w:val="num" w:pos="1209"/>
        </w:tabs>
        <w:ind w:left="1209" w:hanging="360"/>
      </w:pPr>
    </w:lvl>
  </w:abstractNum>
  <w:abstractNum w:abstractNumId="2">
    <w:nsid w:val="FFFFFF7E"/>
    <w:multiLevelType w:val="singleLevel"/>
    <w:tmpl w:val="771A9E8A"/>
    <w:lvl w:ilvl="0">
      <w:start w:val="1"/>
      <w:numFmt w:val="decimal"/>
      <w:lvlText w:val="%1."/>
      <w:lvlJc w:val="left"/>
      <w:pPr>
        <w:tabs>
          <w:tab w:val="num" w:pos="926"/>
        </w:tabs>
        <w:ind w:left="926" w:hanging="360"/>
      </w:pPr>
    </w:lvl>
  </w:abstractNum>
  <w:abstractNum w:abstractNumId="3">
    <w:nsid w:val="FFFFFF7F"/>
    <w:multiLevelType w:val="singleLevel"/>
    <w:tmpl w:val="8A38F61A"/>
    <w:lvl w:ilvl="0">
      <w:start w:val="1"/>
      <w:numFmt w:val="decimal"/>
      <w:lvlText w:val="%1."/>
      <w:lvlJc w:val="left"/>
      <w:pPr>
        <w:tabs>
          <w:tab w:val="num" w:pos="643"/>
        </w:tabs>
        <w:ind w:left="643" w:hanging="360"/>
      </w:pPr>
    </w:lvl>
  </w:abstractNum>
  <w:abstractNum w:abstractNumId="4">
    <w:nsid w:val="FFFFFF80"/>
    <w:multiLevelType w:val="singleLevel"/>
    <w:tmpl w:val="1EB8E93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DBE401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832E29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822B0C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DA823E"/>
    <w:lvl w:ilvl="0">
      <w:start w:val="1"/>
      <w:numFmt w:val="decimal"/>
      <w:lvlText w:val="%1."/>
      <w:lvlJc w:val="left"/>
      <w:pPr>
        <w:tabs>
          <w:tab w:val="num" w:pos="360"/>
        </w:tabs>
        <w:ind w:left="360" w:hanging="360"/>
      </w:pPr>
    </w:lvl>
  </w:abstractNum>
  <w:abstractNum w:abstractNumId="9">
    <w:nsid w:val="FFFFFF89"/>
    <w:multiLevelType w:val="singleLevel"/>
    <w:tmpl w:val="6EB8F5A0"/>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3">
    <w:nsid w:val="0DC72E25"/>
    <w:multiLevelType w:val="hybridMultilevel"/>
    <w:tmpl w:val="FA52A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5">
    <w:nsid w:val="678F1D78"/>
    <w:multiLevelType w:val="multilevel"/>
    <w:tmpl w:val="57D26D7E"/>
    <w:lvl w:ilvl="0">
      <w:start w:val="1"/>
      <w:numFmt w:val="decimal"/>
      <w:pStyle w:val="Heading1"/>
      <w:lvlText w:val="%1."/>
      <w:lvlJc w:val="left"/>
      <w:pPr>
        <w:tabs>
          <w:tab w:val="num" w:pos="425"/>
        </w:tabs>
        <w:ind w:left="425" w:hanging="425"/>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num w:numId="1">
    <w:abstractNumId w:val="15"/>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14"/>
  </w:num>
  <w:num w:numId="4">
    <w:abstractNumId w:val="1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15"/>
  </w:num>
  <w:num w:numId="17">
    <w:abstractNumId w:val="13"/>
  </w:num>
  <w:num w:numId="18">
    <w:abstractNumId w:val="11"/>
  </w:num>
  <w:numIdMacAtCleanup w:val="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Mark Warneke">
    <w15:presenceInfo w15:providerId="Windows Live" w15:userId="427cdeba4f1f42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trackRevision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DB5"/>
    <w:rsid w:val="00020ABD"/>
    <w:rsid w:val="00035B17"/>
    <w:rsid w:val="0004679C"/>
    <w:rsid w:val="00070AF2"/>
    <w:rsid w:val="0007401C"/>
    <w:rsid w:val="000A6FE9"/>
    <w:rsid w:val="000E6054"/>
    <w:rsid w:val="001406B4"/>
    <w:rsid w:val="001630D0"/>
    <w:rsid w:val="001833CE"/>
    <w:rsid w:val="001C5404"/>
    <w:rsid w:val="002060DC"/>
    <w:rsid w:val="00213360"/>
    <w:rsid w:val="002442A2"/>
    <w:rsid w:val="00286C99"/>
    <w:rsid w:val="002A6098"/>
    <w:rsid w:val="002A701F"/>
    <w:rsid w:val="002C57CF"/>
    <w:rsid w:val="002E5798"/>
    <w:rsid w:val="002F6A03"/>
    <w:rsid w:val="003B3B7D"/>
    <w:rsid w:val="003D4092"/>
    <w:rsid w:val="00403FBD"/>
    <w:rsid w:val="00417144"/>
    <w:rsid w:val="00453870"/>
    <w:rsid w:val="0046676F"/>
    <w:rsid w:val="0047221F"/>
    <w:rsid w:val="00485B92"/>
    <w:rsid w:val="00497E5B"/>
    <w:rsid w:val="004A4922"/>
    <w:rsid w:val="004A731A"/>
    <w:rsid w:val="004B0089"/>
    <w:rsid w:val="004D5C8D"/>
    <w:rsid w:val="004E6CD8"/>
    <w:rsid w:val="00523A8A"/>
    <w:rsid w:val="005572C6"/>
    <w:rsid w:val="0056205C"/>
    <w:rsid w:val="005675D4"/>
    <w:rsid w:val="005762EA"/>
    <w:rsid w:val="005C2132"/>
    <w:rsid w:val="0067367C"/>
    <w:rsid w:val="00677718"/>
    <w:rsid w:val="006E46B5"/>
    <w:rsid w:val="00745B02"/>
    <w:rsid w:val="007D1D37"/>
    <w:rsid w:val="007D67A2"/>
    <w:rsid w:val="007E405F"/>
    <w:rsid w:val="007E7731"/>
    <w:rsid w:val="007F275F"/>
    <w:rsid w:val="0080023D"/>
    <w:rsid w:val="008232D4"/>
    <w:rsid w:val="00850334"/>
    <w:rsid w:val="00867797"/>
    <w:rsid w:val="00867DEA"/>
    <w:rsid w:val="008A2AD4"/>
    <w:rsid w:val="008C7218"/>
    <w:rsid w:val="008E555C"/>
    <w:rsid w:val="009060C8"/>
    <w:rsid w:val="00962F57"/>
    <w:rsid w:val="00993DF6"/>
    <w:rsid w:val="00995ED2"/>
    <w:rsid w:val="009A0FDC"/>
    <w:rsid w:val="009F434E"/>
    <w:rsid w:val="00A04532"/>
    <w:rsid w:val="00A55105"/>
    <w:rsid w:val="00A61C42"/>
    <w:rsid w:val="00A9707C"/>
    <w:rsid w:val="00AB0116"/>
    <w:rsid w:val="00AC7D55"/>
    <w:rsid w:val="00B15D7F"/>
    <w:rsid w:val="00B32DA7"/>
    <w:rsid w:val="00B3771A"/>
    <w:rsid w:val="00B4093A"/>
    <w:rsid w:val="00B44A74"/>
    <w:rsid w:val="00B96712"/>
    <w:rsid w:val="00BF38D2"/>
    <w:rsid w:val="00C05F24"/>
    <w:rsid w:val="00C37CD3"/>
    <w:rsid w:val="00C67606"/>
    <w:rsid w:val="00CA1525"/>
    <w:rsid w:val="00D30BC2"/>
    <w:rsid w:val="00DF04C2"/>
    <w:rsid w:val="00DF4714"/>
    <w:rsid w:val="00E00498"/>
    <w:rsid w:val="00E053B5"/>
    <w:rsid w:val="00E25035"/>
    <w:rsid w:val="00E4698C"/>
    <w:rsid w:val="00E65DB5"/>
    <w:rsid w:val="00E77472"/>
    <w:rsid w:val="00E86276"/>
    <w:rsid w:val="00E864AB"/>
    <w:rsid w:val="00EA1D06"/>
    <w:rsid w:val="00EA53B7"/>
    <w:rsid w:val="00EB3A67"/>
    <w:rsid w:val="00EC1CAD"/>
    <w:rsid w:val="00F17444"/>
    <w:rsid w:val="00F552FB"/>
    <w:rsid w:val="00F62B47"/>
    <w:rsid w:val="00F80235"/>
    <w:rsid w:val="00FA68FE"/>
    <w:rsid w:val="00FB49C8"/>
    <w:rsid w:val="00FC0960"/>
    <w:rsid w:val="00FC0995"/>
    <w:rsid w:val="00FC65A9"/>
    <w:rsid w:val="00FC7C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CE84BC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5B92"/>
    <w:pPr>
      <w:spacing w:before="120"/>
      <w:jc w:val="both"/>
    </w:pPr>
    <w:rPr>
      <w:rFonts w:ascii="Arial" w:hAnsi="Arial"/>
      <w:sz w:val="22"/>
      <w:szCs w:val="24"/>
      <w:lang w:val="de-DE"/>
    </w:rPr>
  </w:style>
  <w:style w:type="paragraph" w:styleId="Heading1">
    <w:name w:val="heading 1"/>
    <w:basedOn w:val="Normal"/>
    <w:next w:val="Normal"/>
    <w:qFormat/>
    <w:rsid w:val="002F7DFB"/>
    <w:pPr>
      <w:keepNext/>
      <w:numPr>
        <w:numId w:val="1"/>
      </w:numPr>
      <w:shd w:val="pct20" w:color="auto" w:fill="auto"/>
      <w:spacing w:before="360" w:after="120"/>
      <w:outlineLvl w:val="0"/>
    </w:pPr>
    <w:rPr>
      <w:rFonts w:cs="Arial"/>
      <w:b/>
      <w:bCs/>
      <w:kern w:val="32"/>
      <w:sz w:val="28"/>
      <w:szCs w:val="32"/>
    </w:rPr>
  </w:style>
  <w:style w:type="paragraph" w:styleId="Heading2">
    <w:name w:val="heading 2"/>
    <w:basedOn w:val="Normal"/>
    <w:next w:val="Normal"/>
    <w:link w:val="Heading2Char"/>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Heading3">
    <w:name w:val="heading 3"/>
    <w:basedOn w:val="Normal"/>
    <w:next w:val="Normal"/>
    <w:link w:val="Heading3Char"/>
    <w:uiPriority w:val="9"/>
    <w:qFormat/>
    <w:rsid w:val="002F7DFB"/>
    <w:pPr>
      <w:keepNext/>
      <w:numPr>
        <w:ilvl w:val="2"/>
        <w:numId w:val="1"/>
      </w:numPr>
      <w:spacing w:before="240" w:after="100" w:afterAutospacing="1"/>
      <w:outlineLvl w:val="2"/>
    </w:pPr>
    <w:rPr>
      <w:rFonts w:cs="Arial"/>
      <w:b/>
      <w:bCs/>
      <w:sz w:val="24"/>
      <w:szCs w:val="26"/>
    </w:rPr>
  </w:style>
  <w:style w:type="paragraph" w:styleId="Heading4">
    <w:name w:val="heading 4"/>
    <w:basedOn w:val="Normal"/>
    <w:next w:val="Normal"/>
    <w:qFormat/>
    <w:rsid w:val="002F7DFB"/>
    <w:pPr>
      <w:keepNext/>
      <w:spacing w:before="240" w:after="60"/>
      <w:outlineLvl w:val="3"/>
    </w:pPr>
    <w:rPr>
      <w:sz w:val="24"/>
      <w:szCs w:val="28"/>
      <w:u w:val="single"/>
    </w:rPr>
  </w:style>
  <w:style w:type="paragraph" w:styleId="Heading5">
    <w:name w:val="heading 5"/>
    <w:basedOn w:val="Normal"/>
    <w:next w:val="Normal"/>
    <w:qFormat/>
    <w:rsid w:val="002F7DFB"/>
    <w:pPr>
      <w:spacing w:before="240" w:after="60"/>
      <w:outlineLvl w:val="4"/>
    </w:pPr>
    <w:rPr>
      <w:bCs/>
      <w:iCs/>
      <w:szCs w:val="26"/>
      <w:u w:val="single"/>
    </w:rPr>
  </w:style>
  <w:style w:type="paragraph" w:styleId="Heading6">
    <w:name w:val="heading 6"/>
    <w:basedOn w:val="Normal"/>
    <w:next w:val="Normal"/>
    <w:qFormat/>
    <w:rsid w:val="002F7DFB"/>
    <w:pPr>
      <w:spacing w:before="240" w:after="60"/>
      <w:outlineLvl w:val="5"/>
    </w:pPr>
    <w:rPr>
      <w:bCs/>
      <w:i/>
      <w:sz w:val="20"/>
      <w:szCs w:val="22"/>
    </w:rPr>
  </w:style>
  <w:style w:type="paragraph" w:styleId="Heading7">
    <w:name w:val="heading 7"/>
    <w:basedOn w:val="Normal"/>
    <w:next w:val="Normal"/>
    <w:qFormat/>
    <w:rsid w:val="002F7DFB"/>
    <w:pPr>
      <w:spacing w:before="240" w:after="60"/>
      <w:ind w:left="851" w:right="851"/>
      <w:outlineLvl w:val="6"/>
    </w:pPr>
    <w:rPr>
      <w:smallCaps/>
      <w:sz w:val="20"/>
    </w:rPr>
  </w:style>
  <w:style w:type="paragraph" w:styleId="Heading8">
    <w:name w:val="heading 8"/>
    <w:basedOn w:val="Normal"/>
    <w:next w:val="Normal"/>
    <w:qFormat/>
    <w:rsid w:val="002F7DFB"/>
    <w:pPr>
      <w:spacing w:before="240" w:after="60"/>
      <w:ind w:left="851" w:right="851"/>
      <w:outlineLvl w:val="7"/>
    </w:pPr>
    <w:rPr>
      <w:iCs/>
      <w:sz w:val="20"/>
    </w:rPr>
  </w:style>
  <w:style w:type="paragraph" w:styleId="Heading9">
    <w:name w:val="heading 9"/>
    <w:basedOn w:val="Normal"/>
    <w:next w:val="Normal"/>
    <w:qFormat/>
    <w:rsid w:val="002F7DFB"/>
    <w:pPr>
      <w:spacing w:before="240" w:after="60"/>
      <w:ind w:left="851" w:right="851"/>
      <w:outlineLvl w:val="8"/>
    </w:pPr>
    <w:rPr>
      <w:rFonts w:cs="Arial"/>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2F7DFB"/>
    <w:pPr>
      <w:shd w:val="clear" w:color="auto" w:fill="C6D5EC"/>
    </w:pPr>
    <w:rPr>
      <w:rFonts w:ascii="Lucida Grande" w:hAnsi="Lucida Grande"/>
    </w:rPr>
  </w:style>
  <w:style w:type="paragraph" w:styleId="Header">
    <w:name w:val="header"/>
    <w:basedOn w:val="Normal"/>
    <w:rsid w:val="002F7DFB"/>
    <w:pPr>
      <w:tabs>
        <w:tab w:val="center" w:pos="4536"/>
        <w:tab w:val="right" w:pos="9072"/>
      </w:tabs>
      <w:spacing w:before="0"/>
      <w:jc w:val="center"/>
    </w:pPr>
  </w:style>
  <w:style w:type="paragraph" w:styleId="Footer">
    <w:name w:val="footer"/>
    <w:basedOn w:val="Normal"/>
    <w:rsid w:val="002F7DFB"/>
    <w:pPr>
      <w:tabs>
        <w:tab w:val="center" w:pos="4820"/>
        <w:tab w:val="right" w:pos="9639"/>
      </w:tabs>
      <w:spacing w:before="0"/>
      <w:jc w:val="left"/>
    </w:pPr>
    <w:rPr>
      <w:sz w:val="18"/>
    </w:rPr>
  </w:style>
  <w:style w:type="character" w:styleId="PageNumber">
    <w:name w:val="page number"/>
    <w:basedOn w:val="DefaultParagraphFont"/>
    <w:rsid w:val="002F7DFB"/>
  </w:style>
  <w:style w:type="paragraph" w:styleId="NormalWeb">
    <w:name w:val="Normal (Web)"/>
    <w:basedOn w:val="Normal"/>
    <w:uiPriority w:val="99"/>
    <w:rsid w:val="002F7DFB"/>
    <w:pPr>
      <w:spacing w:before="100" w:beforeAutospacing="1" w:after="100" w:afterAutospacing="1"/>
      <w:jc w:val="left"/>
    </w:pPr>
    <w:rPr>
      <w:rFonts w:cs="Arial"/>
      <w:color w:val="000000"/>
      <w:sz w:val="20"/>
      <w:szCs w:val="20"/>
    </w:rPr>
  </w:style>
  <w:style w:type="paragraph" w:styleId="BalloonText">
    <w:name w:val="Balloon Text"/>
    <w:basedOn w:val="Normal"/>
    <w:semiHidden/>
    <w:rsid w:val="002F7DFB"/>
    <w:rPr>
      <w:rFonts w:ascii="Lucida Grande" w:hAnsi="Lucida Grande"/>
      <w:sz w:val="18"/>
      <w:szCs w:val="18"/>
    </w:rPr>
  </w:style>
  <w:style w:type="paragraph" w:customStyle="1" w:styleId="Tabelle">
    <w:name w:val="Tabelle"/>
    <w:basedOn w:val="Normal"/>
    <w:rsid w:val="002F7DFB"/>
    <w:pPr>
      <w:keepLines/>
      <w:spacing w:before="60" w:after="60"/>
      <w:jc w:val="left"/>
    </w:pPr>
  </w:style>
  <w:style w:type="paragraph" w:styleId="BodyText">
    <w:name w:val="Body Text"/>
    <w:basedOn w:val="Normal"/>
    <w:link w:val="BodyTextChar"/>
    <w:rsid w:val="002F7DFB"/>
    <w:pPr>
      <w:spacing w:before="0" w:after="120"/>
    </w:pPr>
    <w:rPr>
      <w:b/>
      <w:i/>
    </w:rPr>
  </w:style>
  <w:style w:type="character" w:styleId="Hyperlink">
    <w:name w:val="Hyperlink"/>
    <w:basedOn w:val="DefaultParagraphFont"/>
    <w:rsid w:val="002F7DFB"/>
    <w:rPr>
      <w:color w:val="0000FF"/>
      <w:u w:val="single"/>
    </w:rPr>
  </w:style>
  <w:style w:type="paragraph" w:styleId="NormalIndent">
    <w:name w:val="Normal Indent"/>
    <w:basedOn w:val="Normal"/>
    <w:next w:val="Normal"/>
    <w:rsid w:val="002F7DFB"/>
    <w:pPr>
      <w:keepLines/>
      <w:overflowPunct w:val="0"/>
      <w:autoSpaceDE w:val="0"/>
      <w:autoSpaceDN w:val="0"/>
      <w:adjustRightInd w:val="0"/>
      <w:ind w:left="567"/>
      <w:textAlignment w:val="baseline"/>
    </w:pPr>
    <w:rPr>
      <w:rFonts w:cs="Arial"/>
      <w:sz w:val="24"/>
      <w:szCs w:val="20"/>
    </w:rPr>
  </w:style>
  <w:style w:type="paragraph" w:styleId="BodyTextIndent">
    <w:name w:val="Body Text Indent"/>
    <w:basedOn w:val="Normal"/>
    <w:link w:val="BodyTextIndentChar"/>
    <w:rsid w:val="002F7DFB"/>
    <w:pPr>
      <w:spacing w:before="0"/>
      <w:ind w:left="3969"/>
      <w:jc w:val="left"/>
    </w:pPr>
    <w:rPr>
      <w:rFonts w:cs="Arial"/>
      <w:sz w:val="24"/>
      <w:szCs w:val="20"/>
    </w:rPr>
  </w:style>
  <w:style w:type="paragraph" w:styleId="BodyTextIndent2">
    <w:name w:val="Body Text Indent 2"/>
    <w:basedOn w:val="Normal"/>
    <w:rsid w:val="002F7DFB"/>
    <w:pPr>
      <w:ind w:left="3960"/>
    </w:pPr>
  </w:style>
  <w:style w:type="paragraph" w:customStyle="1" w:styleId="Abbildung">
    <w:name w:val="Abbildung"/>
    <w:basedOn w:val="Normal"/>
    <w:next w:val="Caption"/>
    <w:rsid w:val="002F7DFB"/>
    <w:pPr>
      <w:keepNext/>
      <w:spacing w:before="0"/>
      <w:jc w:val="center"/>
    </w:pPr>
    <w:rPr>
      <w:sz w:val="20"/>
      <w:szCs w:val="20"/>
    </w:rPr>
  </w:style>
  <w:style w:type="paragraph" w:styleId="Caption">
    <w:name w:val="caption"/>
    <w:basedOn w:val="Normal"/>
    <w:next w:val="Normal"/>
    <w:qFormat/>
    <w:rsid w:val="002F7DFB"/>
    <w:pPr>
      <w:spacing w:after="240"/>
      <w:jc w:val="center"/>
    </w:pPr>
    <w:rPr>
      <w:rFonts w:cs="Arial"/>
      <w:i/>
      <w:iCs/>
      <w:sz w:val="20"/>
      <w:szCs w:val="20"/>
    </w:rPr>
  </w:style>
  <w:style w:type="paragraph" w:styleId="FootnoteText">
    <w:name w:val="footnote text"/>
    <w:basedOn w:val="Normal"/>
    <w:semiHidden/>
    <w:rsid w:val="002F7DFB"/>
    <w:rPr>
      <w:sz w:val="20"/>
      <w:szCs w:val="20"/>
    </w:rPr>
  </w:style>
  <w:style w:type="character" w:styleId="FootnoteReference">
    <w:name w:val="footnote reference"/>
    <w:basedOn w:val="DefaultParagraphFont"/>
    <w:semiHidden/>
    <w:rsid w:val="002F7DFB"/>
    <w:rPr>
      <w:vertAlign w:val="superscript"/>
    </w:rPr>
  </w:style>
  <w:style w:type="character" w:styleId="CommentReference">
    <w:name w:val="annotation reference"/>
    <w:basedOn w:val="DefaultParagraphFont"/>
    <w:semiHidden/>
    <w:rsid w:val="002F7DFB"/>
    <w:rPr>
      <w:sz w:val="18"/>
    </w:rPr>
  </w:style>
  <w:style w:type="paragraph" w:styleId="CommentText">
    <w:name w:val="annotation text"/>
    <w:basedOn w:val="Normal"/>
    <w:link w:val="CommentTextChar"/>
    <w:semiHidden/>
    <w:rsid w:val="002F7DFB"/>
    <w:rPr>
      <w:sz w:val="24"/>
    </w:rPr>
  </w:style>
  <w:style w:type="paragraph" w:customStyle="1" w:styleId="Buchmerker">
    <w:name w:val="Buchmerker"/>
    <w:basedOn w:val="Normal"/>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Normal"/>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BodyText"/>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Normal"/>
    <w:next w:val="Normal"/>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Normal"/>
    <w:rsid w:val="002F7DFB"/>
    <w:pPr>
      <w:numPr>
        <w:ilvl w:val="2"/>
      </w:numPr>
      <w:shd w:val="clear" w:color="auto" w:fill="auto"/>
      <w:ind w:left="505" w:hanging="505"/>
      <w:outlineLvl w:val="2"/>
    </w:pPr>
  </w:style>
  <w:style w:type="paragraph" w:styleId="TOC1">
    <w:name w:val="toc 1"/>
    <w:basedOn w:val="Normal"/>
    <w:next w:val="Normal"/>
    <w:autoRedefine/>
    <w:uiPriority w:val="39"/>
    <w:rsid w:val="002442A2"/>
    <w:pPr>
      <w:tabs>
        <w:tab w:val="left" w:pos="421"/>
        <w:tab w:val="right" w:leader="dot" w:pos="9056"/>
      </w:tabs>
      <w:jc w:val="left"/>
      <w:pPrChange w:id="0" w:author="Mark Warneke" w:date="2015-05-25T13:13:00Z">
        <w:pPr>
          <w:spacing w:before="120"/>
        </w:pPr>
      </w:pPrChange>
    </w:pPr>
    <w:rPr>
      <w:rFonts w:asciiTheme="minorHAnsi" w:hAnsiTheme="minorHAnsi"/>
      <w:b/>
      <w:caps/>
      <w:szCs w:val="22"/>
      <w:rPrChange w:id="0" w:author="Mark Warneke" w:date="2015-05-25T13:13:00Z">
        <w:rPr>
          <w:rFonts w:asciiTheme="minorHAnsi" w:hAnsiTheme="minorHAnsi"/>
          <w:b/>
          <w:caps/>
          <w:sz w:val="22"/>
          <w:szCs w:val="22"/>
          <w:lang w:val="de-DE" w:eastAsia="de-DE" w:bidi="ar-SA"/>
        </w:rPr>
      </w:rPrChange>
    </w:rPr>
  </w:style>
  <w:style w:type="paragraph" w:styleId="TOC2">
    <w:name w:val="toc 2"/>
    <w:basedOn w:val="Normal"/>
    <w:next w:val="Normal"/>
    <w:autoRedefine/>
    <w:uiPriority w:val="39"/>
    <w:rsid w:val="002D7FEA"/>
    <w:pPr>
      <w:spacing w:before="0"/>
      <w:ind w:left="220"/>
      <w:jc w:val="left"/>
    </w:pPr>
    <w:rPr>
      <w:rFonts w:asciiTheme="minorHAnsi" w:hAnsiTheme="minorHAnsi"/>
      <w:smallCaps/>
      <w:szCs w:val="22"/>
    </w:rPr>
  </w:style>
  <w:style w:type="paragraph" w:styleId="TOC3">
    <w:name w:val="toc 3"/>
    <w:basedOn w:val="Normal"/>
    <w:next w:val="Normal"/>
    <w:autoRedefine/>
    <w:semiHidden/>
    <w:rsid w:val="002D7FEA"/>
    <w:pPr>
      <w:spacing w:before="0"/>
      <w:ind w:left="440"/>
      <w:jc w:val="left"/>
    </w:pPr>
    <w:rPr>
      <w:rFonts w:asciiTheme="minorHAnsi" w:hAnsiTheme="minorHAnsi"/>
      <w:i/>
      <w:szCs w:val="22"/>
    </w:rPr>
  </w:style>
  <w:style w:type="paragraph" w:styleId="TOC4">
    <w:name w:val="toc 4"/>
    <w:basedOn w:val="Normal"/>
    <w:next w:val="Normal"/>
    <w:autoRedefine/>
    <w:semiHidden/>
    <w:rsid w:val="002D7FEA"/>
    <w:pPr>
      <w:spacing w:before="0"/>
      <w:ind w:left="660"/>
      <w:jc w:val="left"/>
    </w:pPr>
    <w:rPr>
      <w:rFonts w:asciiTheme="minorHAnsi" w:hAnsiTheme="minorHAnsi"/>
      <w:sz w:val="18"/>
      <w:szCs w:val="18"/>
    </w:rPr>
  </w:style>
  <w:style w:type="paragraph" w:styleId="TOC5">
    <w:name w:val="toc 5"/>
    <w:basedOn w:val="Normal"/>
    <w:next w:val="Normal"/>
    <w:autoRedefine/>
    <w:semiHidden/>
    <w:rsid w:val="002D7FEA"/>
    <w:pPr>
      <w:spacing w:before="0"/>
      <w:ind w:left="880"/>
      <w:jc w:val="left"/>
    </w:pPr>
    <w:rPr>
      <w:rFonts w:asciiTheme="minorHAnsi" w:hAnsiTheme="minorHAnsi"/>
      <w:sz w:val="18"/>
      <w:szCs w:val="18"/>
    </w:rPr>
  </w:style>
  <w:style w:type="paragraph" w:styleId="TOC6">
    <w:name w:val="toc 6"/>
    <w:basedOn w:val="Normal"/>
    <w:next w:val="Normal"/>
    <w:autoRedefine/>
    <w:semiHidden/>
    <w:rsid w:val="002D7FEA"/>
    <w:pPr>
      <w:spacing w:before="0"/>
      <w:ind w:left="1100"/>
      <w:jc w:val="left"/>
    </w:pPr>
    <w:rPr>
      <w:rFonts w:asciiTheme="minorHAnsi" w:hAnsiTheme="minorHAnsi"/>
      <w:sz w:val="18"/>
      <w:szCs w:val="18"/>
    </w:rPr>
  </w:style>
  <w:style w:type="paragraph" w:styleId="TOC7">
    <w:name w:val="toc 7"/>
    <w:basedOn w:val="Normal"/>
    <w:next w:val="Normal"/>
    <w:autoRedefine/>
    <w:semiHidden/>
    <w:rsid w:val="002D7FEA"/>
    <w:pPr>
      <w:spacing w:before="0"/>
      <w:ind w:left="1320"/>
      <w:jc w:val="left"/>
    </w:pPr>
    <w:rPr>
      <w:rFonts w:asciiTheme="minorHAnsi" w:hAnsiTheme="minorHAnsi"/>
      <w:sz w:val="18"/>
      <w:szCs w:val="18"/>
    </w:rPr>
  </w:style>
  <w:style w:type="paragraph" w:styleId="TOC8">
    <w:name w:val="toc 8"/>
    <w:basedOn w:val="Normal"/>
    <w:next w:val="Normal"/>
    <w:autoRedefine/>
    <w:semiHidden/>
    <w:rsid w:val="002D7FEA"/>
    <w:pPr>
      <w:spacing w:before="0"/>
      <w:ind w:left="1540"/>
      <w:jc w:val="left"/>
    </w:pPr>
    <w:rPr>
      <w:rFonts w:asciiTheme="minorHAnsi" w:hAnsiTheme="minorHAnsi"/>
      <w:sz w:val="18"/>
      <w:szCs w:val="18"/>
    </w:rPr>
  </w:style>
  <w:style w:type="paragraph" w:styleId="TOC9">
    <w:name w:val="toc 9"/>
    <w:basedOn w:val="Normal"/>
    <w:next w:val="Normal"/>
    <w:autoRedefine/>
    <w:semiHidden/>
    <w:rsid w:val="002D7FEA"/>
    <w:pPr>
      <w:spacing w:before="0"/>
      <w:ind w:left="1760"/>
      <w:jc w:val="left"/>
    </w:pPr>
    <w:rPr>
      <w:rFonts w:asciiTheme="minorHAnsi" w:hAnsiTheme="minorHAnsi"/>
      <w:sz w:val="18"/>
      <w:szCs w:val="18"/>
    </w:rPr>
  </w:style>
  <w:style w:type="paragraph" w:styleId="CommentSubject">
    <w:name w:val="annotation subject"/>
    <w:basedOn w:val="CommentText"/>
    <w:next w:val="CommentText"/>
    <w:link w:val="CommentSubjectChar"/>
    <w:rsid w:val="00E864AB"/>
    <w:rPr>
      <w:b/>
      <w:bCs/>
      <w:sz w:val="20"/>
      <w:szCs w:val="20"/>
    </w:rPr>
  </w:style>
  <w:style w:type="character" w:customStyle="1" w:styleId="CommentTextChar">
    <w:name w:val="Comment Text Char"/>
    <w:basedOn w:val="DefaultParagraphFont"/>
    <w:link w:val="CommentText"/>
    <w:semiHidden/>
    <w:rsid w:val="00E864AB"/>
    <w:rPr>
      <w:rFonts w:ascii="Arial" w:hAnsi="Arial"/>
      <w:sz w:val="24"/>
      <w:szCs w:val="24"/>
      <w:lang w:val="de-DE"/>
    </w:rPr>
  </w:style>
  <w:style w:type="character" w:customStyle="1" w:styleId="CommentSubjectChar">
    <w:name w:val="Comment Subject Char"/>
    <w:basedOn w:val="CommentTextChar"/>
    <w:link w:val="CommentSubject"/>
    <w:rsid w:val="00E864AB"/>
    <w:rPr>
      <w:rFonts w:ascii="Arial" w:hAnsi="Arial"/>
      <w:b/>
      <w:bCs/>
      <w:sz w:val="24"/>
      <w:szCs w:val="24"/>
      <w:lang w:val="de-DE"/>
    </w:rPr>
  </w:style>
  <w:style w:type="table" w:styleId="TableGrid">
    <w:name w:val="Table Grid"/>
    <w:basedOn w:val="TableNormal"/>
    <w:uiPriority w:val="59"/>
    <w:rsid w:val="007E7731"/>
    <w:rPr>
      <w:rFonts w:asciiTheme="minorHAnsi" w:eastAsiaTheme="minorHAnsi" w:hAnsiTheme="minorHAnsi" w:cstheme="minorBidi"/>
      <w:sz w:val="22"/>
      <w:szCs w:val="22"/>
      <w:lang w:val="de-DE"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7E7731"/>
    <w:rPr>
      <w:rFonts w:ascii="Arial" w:hAnsi="Arial"/>
      <w:sz w:val="22"/>
      <w:szCs w:val="24"/>
      <w:lang w:val="de-DE"/>
    </w:rPr>
  </w:style>
  <w:style w:type="character" w:customStyle="1" w:styleId="BodyTextChar">
    <w:name w:val="Body Text Char"/>
    <w:basedOn w:val="DefaultParagraphFont"/>
    <w:link w:val="BodyText"/>
    <w:rsid w:val="003D4092"/>
    <w:rPr>
      <w:rFonts w:ascii="Arial" w:hAnsi="Arial"/>
      <w:b/>
      <w:i/>
      <w:sz w:val="22"/>
      <w:szCs w:val="24"/>
      <w:lang w:val="de-DE"/>
    </w:rPr>
  </w:style>
  <w:style w:type="character" w:customStyle="1" w:styleId="BodyTextIndentChar">
    <w:name w:val="Body Text Indent Char"/>
    <w:basedOn w:val="DefaultParagraphFont"/>
    <w:link w:val="BodyTextIndent"/>
    <w:rsid w:val="003D4092"/>
    <w:rPr>
      <w:rFonts w:ascii="Arial" w:hAnsi="Arial" w:cs="Arial"/>
      <w:sz w:val="24"/>
      <w:lang w:val="de-DE"/>
    </w:rPr>
  </w:style>
  <w:style w:type="character" w:customStyle="1" w:styleId="Heading2Char">
    <w:name w:val="Heading 2 Char"/>
    <w:basedOn w:val="DefaultParagraphFont"/>
    <w:link w:val="Heading2"/>
    <w:rsid w:val="008232D4"/>
    <w:rPr>
      <w:rFonts w:ascii="Arial" w:hAnsi="Arial" w:cs="Arial"/>
      <w:b/>
      <w:bCs/>
      <w:iCs/>
      <w:sz w:val="24"/>
      <w:szCs w:val="28"/>
      <w:shd w:val="pct20" w:color="auto" w:fill="auto"/>
      <w:lang w:val="de-DE"/>
    </w:rPr>
  </w:style>
  <w:style w:type="character" w:customStyle="1" w:styleId="Heading3Char">
    <w:name w:val="Heading 3 Char"/>
    <w:basedOn w:val="DefaultParagraphFont"/>
    <w:link w:val="Heading3"/>
    <w:uiPriority w:val="9"/>
    <w:rsid w:val="00070AF2"/>
    <w:rPr>
      <w:rFonts w:ascii="Arial" w:hAnsi="Arial" w:cs="Arial"/>
      <w:b/>
      <w:bCs/>
      <w:sz w:val="24"/>
      <w:szCs w:val="26"/>
      <w:lang w:val="de-DE"/>
    </w:rPr>
  </w:style>
  <w:style w:type="character" w:customStyle="1" w:styleId="apple-tab-span">
    <w:name w:val="apple-tab-span"/>
    <w:basedOn w:val="DefaultParagraphFont"/>
    <w:rsid w:val="00070AF2"/>
  </w:style>
  <w:style w:type="paragraph" w:customStyle="1" w:styleId="p3">
    <w:name w:val="p3"/>
    <w:basedOn w:val="Normal"/>
    <w:rsid w:val="00070AF2"/>
    <w:pPr>
      <w:spacing w:before="100" w:beforeAutospacing="1" w:after="100" w:afterAutospacing="1"/>
      <w:jc w:val="left"/>
    </w:pPr>
    <w:rPr>
      <w:rFonts w:ascii="Times" w:hAnsi="Times"/>
      <w:sz w:val="20"/>
      <w:szCs w:val="20"/>
    </w:rPr>
  </w:style>
  <w:style w:type="character" w:customStyle="1" w:styleId="s3">
    <w:name w:val="s3"/>
    <w:basedOn w:val="DefaultParagraphFont"/>
    <w:rsid w:val="00070AF2"/>
  </w:style>
  <w:style w:type="character" w:styleId="Strong">
    <w:name w:val="Strong"/>
    <w:basedOn w:val="DefaultParagraphFont"/>
    <w:uiPriority w:val="22"/>
    <w:qFormat/>
    <w:rsid w:val="00070AF2"/>
    <w:rPr>
      <w:b/>
      <w:bCs/>
    </w:rPr>
  </w:style>
  <w:style w:type="character" w:customStyle="1" w:styleId="s2">
    <w:name w:val="s2"/>
    <w:basedOn w:val="DefaultParagraphFont"/>
    <w:rsid w:val="00070AF2"/>
  </w:style>
  <w:style w:type="paragraph" w:styleId="ListParagraph">
    <w:name w:val="List Paragraph"/>
    <w:basedOn w:val="Normal"/>
    <w:uiPriority w:val="34"/>
    <w:qFormat/>
    <w:rsid w:val="00C05F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header" Target="header2.xml"/><Relationship Id="rId21" Type="http://schemas.openxmlformats.org/officeDocument/2006/relationships/footer" Target="footer2.xml"/><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4.emf"/><Relationship Id="rId13" Type="http://schemas.openxmlformats.org/officeDocument/2006/relationships/image" Target="media/image5.tiff"/><Relationship Id="rId14" Type="http://schemas.openxmlformats.org/officeDocument/2006/relationships/image" Target="media/image6.png"/><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image" Target="media/image7.emf"/><Relationship Id="rId18" Type="http://schemas.openxmlformats.org/officeDocument/2006/relationships/image" Target="media/image8.png"/><Relationship Id="rId19" Type="http://schemas.openxmlformats.org/officeDocument/2006/relationships/image" Target="media/image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arc42.d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5869BC-4C96-624C-8060-B6073F5C0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8576</Words>
  <Characters>48889</Characters>
  <Application>Microsoft Macintosh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&lt;Ihr System&gt;</vt:lpstr>
    </vt:vector>
  </TitlesOfParts>
  <Manager/>
  <Company/>
  <LinksUpToDate>false</LinksUpToDate>
  <CharactersWithSpaces>57351</CharactersWithSpaces>
  <SharedDoc>false</SharedDoc>
  <HyperlinkBase/>
  <HLinks>
    <vt:vector size="18" baseType="variant">
      <vt:variant>
        <vt:i4>6946825</vt:i4>
      </vt:variant>
      <vt:variant>
        <vt:i4>209</vt:i4>
      </vt:variant>
      <vt:variant>
        <vt:i4>0</vt:i4>
      </vt:variant>
      <vt:variant>
        <vt:i4>5</vt:i4>
      </vt:variant>
      <vt:variant>
        <vt:lpwstr/>
      </vt:variant>
      <vt:variant>
        <vt:lpwstr>xpointer(/descendant-or-self::ap:Topic[@OId='XHXfmljU/U+rsiRTMnQgRQ=='])</vt:lpwstr>
      </vt:variant>
      <vt:variant>
        <vt:i4>3604507</vt:i4>
      </vt:variant>
      <vt:variant>
        <vt:i4>206</vt:i4>
      </vt:variant>
      <vt:variant>
        <vt:i4>0</vt:i4>
      </vt:variant>
      <vt:variant>
        <vt:i4>5</vt:i4>
      </vt:variant>
      <vt:variant>
        <vt:lpwstr/>
      </vt:variant>
      <vt:variant>
        <vt:lpwstr>xpointer(/descendant-or-self::ap:Topic[@OId='UqOtqMbG6UanMkVohgRaNQ=='])</vt:lpwstr>
      </vt:variant>
      <vt:variant>
        <vt:i4>5242973</vt:i4>
      </vt:variant>
      <vt:variant>
        <vt:i4>11</vt:i4>
      </vt:variant>
      <vt:variant>
        <vt:i4>0</vt:i4>
      </vt:variant>
      <vt:variant>
        <vt:i4>5</vt:i4>
      </vt:variant>
      <vt:variant>
        <vt:lpwstr>http://www.arc42.de/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&lt;Ihr System&gt;</dc:title>
  <dc:subject>Architekturdokumentation</dc:subject>
  <dc:creator>&lt;Ihr Name&gt;</dc:creator>
  <cp:keywords/>
  <dc:description>arc42 Template (Version 4.0) zur Dokumentation von Software- und Systemarchitekturen.</dc:description>
  <cp:lastModifiedBy>Mark Warneke</cp:lastModifiedBy>
  <cp:revision>2</cp:revision>
  <cp:lastPrinted>2015-05-25T11:13:00Z</cp:lastPrinted>
  <dcterms:created xsi:type="dcterms:W3CDTF">2015-05-25T11:15:00Z</dcterms:created>
  <dcterms:modified xsi:type="dcterms:W3CDTF">2015-05-25T11:15:00Z</dcterms:modified>
  <cp:category/>
</cp:coreProperties>
</file>